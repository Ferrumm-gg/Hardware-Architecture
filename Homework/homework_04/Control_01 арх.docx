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8A84" w14:textId="64C19304" w:rsidR="005E5381" w:rsidRDefault="005E5381" w:rsidP="00740890">
      <w:pPr>
        <w:pStyle w:val="a3"/>
      </w:pPr>
      <w:r w:rsidRPr="00740890">
        <w:rPr>
          <w:b/>
          <w:bCs/>
          <w:sz w:val="28"/>
          <w:szCs w:val="28"/>
          <w:rPrChange w:id="0" w:author="Ferrumm Extazy" w:date="2026-09-29T13:29:00Z">
            <w:rPr/>
          </w:rPrChange>
        </w:rPr>
        <w:t>Самостоятельная работа по архитектуре аппаратных средств</w:t>
      </w:r>
      <w:r w:rsidRPr="00740890">
        <w:br/>
      </w:r>
      <w:r>
        <w:br/>
      </w:r>
      <w:del w:id="1" w:author="Ferrumm Extazy" w:date="2026-09-29T13:29:00Z">
        <w:r w:rsidDel="00740890">
          <w:delText>---</w:delText>
        </w:r>
        <w:r w:rsidDel="00740890">
          <w:br/>
        </w:r>
      </w:del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740890">
        <w:rPr>
          <w:color w:val="00B050"/>
          <w:rPrChange w:id="2" w:author="Ferrumm Extazy" w:date="2026-09-29T13:32:00Z">
            <w:rPr/>
          </w:rPrChange>
        </w:rPr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</w:r>
      <w:r w:rsidRPr="00740890">
        <w:rPr>
          <w:color w:val="00B050"/>
          <w:rPrChange w:id="3" w:author="Ferrumm Extazy" w:date="2026-09-29T13:32:00Z">
            <w:rPr/>
          </w:rPrChange>
        </w:rPr>
        <w:t>3. АЛУ</w:t>
      </w:r>
      <w:ins w:id="4" w:author="Ferrumm Extazy" w:date="2026-09-29T13:34:00Z">
        <w:r w:rsidR="00740890">
          <w:rPr>
            <w:color w:val="00B050"/>
          </w:rPr>
          <w:t xml:space="preserve"> (арифметико-логическое устройство</w:t>
        </w:r>
      </w:ins>
      <w:ins w:id="5" w:author="Ferrumm Extazy" w:date="2026-09-29T13:35:00Z">
        <w:r w:rsidR="00740890">
          <w:rPr>
            <w:color w:val="00B050"/>
          </w:rPr>
          <w:t>)</w:t>
        </w:r>
      </w:ins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>1. Жёсткий диск, флешка</w:t>
      </w:r>
      <w:r>
        <w:br/>
      </w:r>
      <w:r w:rsidRPr="00740890">
        <w:rPr>
          <w:color w:val="00B050"/>
          <w:rPrChange w:id="6" w:author="Ferrumm Extazy" w:date="2026-09-29T13:33:00Z">
            <w:rPr/>
          </w:rPrChange>
        </w:rPr>
        <w:t>2. ОЗУ и ПЗУ</w:t>
      </w:r>
      <w:ins w:id="7" w:author="Ferrumm Extazy" w:date="2026-09-29T13:35:00Z">
        <w:r w:rsidR="00740890">
          <w:rPr>
            <w:color w:val="00B050"/>
          </w:rPr>
          <w:t xml:space="preserve"> </w:t>
        </w:r>
      </w:ins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</w:r>
      <w:r w:rsidRPr="00740890">
        <w:rPr>
          <w:color w:val="00B050"/>
          <w:rPrChange w:id="8" w:author="Ferrumm Extazy" w:date="2026-09-29T13:36:00Z">
            <w:rPr/>
          </w:rPrChange>
        </w:rPr>
        <w:t>2. В двоичной</w:t>
      </w:r>
      <w:ins w:id="9" w:author="Ferrumm Extazy" w:date="2026-09-29T13:36:00Z">
        <w:r w:rsidR="00740890">
          <w:rPr>
            <w:color w:val="00B050"/>
          </w:rPr>
          <w:t xml:space="preserve"> </w:t>
        </w:r>
      </w:ins>
      <w:ins w:id="10" w:author="Ferrumm Extazy" w:date="2026-09-29T13:37:00Z">
        <w:r w:rsidR="00740890">
          <w:rPr>
            <w:color w:val="00B050"/>
          </w:rPr>
          <w:t>(</w:t>
        </w:r>
      </w:ins>
      <w:ins w:id="11" w:author="Ferrumm Extazy" w:date="2026-09-29T13:36:00Z">
        <w:r w:rsidR="00740890">
          <w:rPr>
            <w:color w:val="00B050"/>
          </w:rPr>
          <w:t>16 + 8 + 1 =25</w:t>
        </w:r>
      </w:ins>
      <w:ins w:id="12" w:author="Ferrumm Extazy" w:date="2026-09-29T13:37:00Z">
        <w:r w:rsidR="00740890">
          <w:rPr>
            <w:color w:val="00B050"/>
          </w:rPr>
          <w:t>)</w:t>
        </w:r>
      </w:ins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</w:r>
      <w:r w:rsidRPr="00740890">
        <w:rPr>
          <w:color w:val="00B050"/>
          <w:rPrChange w:id="13" w:author="Ferrumm Extazy" w:date="2026-09-29T13:37:00Z">
            <w:rPr/>
          </w:rPrChange>
        </w:rPr>
        <w:t>2. 45</w:t>
      </w:r>
      <w:ins w:id="14" w:author="Ferrumm Extazy" w:date="2026-09-29T13:37:00Z">
        <w:r w:rsidR="00740890">
          <w:t xml:space="preserve"> (32 + 8 + 2 + 1 =</w:t>
        </w:r>
      </w:ins>
      <w:ins w:id="15" w:author="Ferrumm Extazy" w:date="2026-09-29T13:38:00Z">
        <w:r w:rsidR="00740890">
          <w:t xml:space="preserve"> 45)</w:t>
        </w:r>
      </w:ins>
      <w:r>
        <w:br/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740890">
        <w:rPr>
          <w:color w:val="00B050"/>
          <w:rPrChange w:id="16" w:author="Ferrumm Extazy" w:date="2026-09-29T13:38:00Z">
            <w:rPr/>
          </w:rPrChange>
        </w:rPr>
        <w:t>2. И</w:t>
      </w:r>
      <w:r>
        <w:br/>
        <w:t>3. НЕ</w:t>
      </w:r>
      <w:r>
        <w:br/>
        <w:t>4. Исключающее ИЛИ</w:t>
      </w:r>
      <w:r>
        <w:br/>
      </w:r>
      <w:r>
        <w:br/>
        <w:t>А7. Результат операции 1 И 0 И 1 равен:</w:t>
      </w:r>
      <w:r>
        <w:br/>
      </w:r>
      <w:r>
        <w:br/>
        <w:t>1. 1</w:t>
      </w:r>
      <w:r>
        <w:br/>
      </w:r>
      <w:r w:rsidRPr="00740890">
        <w:rPr>
          <w:color w:val="00B050"/>
          <w:rPrChange w:id="17" w:author="Ferrumm Extazy" w:date="2026-09-29T13:38:00Z">
            <w:rPr/>
          </w:rPrChange>
        </w:rPr>
        <w:t>2. 0</w:t>
      </w:r>
      <w:ins w:id="18" w:author="Ferrumm Extazy" w:date="2026-09-29T13:38:00Z">
        <w:r w:rsidR="00740890">
          <w:t xml:space="preserve"> </w:t>
        </w:r>
      </w:ins>
      <w:ins w:id="19" w:author="Ferrumm Extazy" w:date="2026-09-29T13:39:00Z">
        <w:r w:rsidR="007C6526">
          <w:t xml:space="preserve">(так как при умножении И </w:t>
        </w:r>
      </w:ins>
      <w:ins w:id="20" w:author="Ferrumm Extazy" w:date="2026-09-29T13:40:00Z">
        <w:r w:rsidR="007C6526">
          <w:t>если есть хоть один ноль - то он даёт ноль)</w:t>
        </w:r>
      </w:ins>
      <w:r>
        <w:br/>
      </w:r>
      <w:r>
        <w:lastRenderedPageBreak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</w:r>
      <w:r w:rsidRPr="007C6526">
        <w:rPr>
          <w:color w:val="00B050"/>
          <w:rPrChange w:id="21" w:author="Ferrumm Extazy" w:date="2026-09-29T13:40:00Z">
            <w:rPr/>
          </w:rPrChange>
        </w:rPr>
        <w:t>1. 2 входа, 2 выхода</w:t>
      </w:r>
      <w:ins w:id="22" w:author="Ferrumm Extazy" w:date="2026-09-29T13:41:00Z">
        <w:r w:rsidR="007C6526">
          <w:rPr>
            <w:color w:val="00B050"/>
          </w:rPr>
          <w:t xml:space="preserve"> (2 входа для слагаемых, два входа на сумму и перенос)</w:t>
        </w:r>
      </w:ins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</w:r>
      <w:r w:rsidRPr="007C6526">
        <w:rPr>
          <w:color w:val="00B050"/>
          <w:rPrChange w:id="23" w:author="Ferrumm Extazy" w:date="2026-09-29T13:42:00Z">
            <w:rPr/>
          </w:rPrChange>
        </w:rPr>
        <w:t>1. S=0, P=1</w:t>
      </w:r>
      <w:ins w:id="24" w:author="Ferrumm Extazy" w:date="2026-09-29T13:42:00Z">
        <w:r w:rsidR="007C6526">
          <w:t xml:space="preserve"> (так как </w:t>
        </w:r>
      </w:ins>
      <w:ins w:id="25" w:author="Ferrumm Extazy" w:date="2026-09-29T13:43:00Z">
        <w:r w:rsidR="007C6526">
          <w:t>1 в 2 + 1 в 2 = 10 в 2, где 0 - текущий разряд, а 1 – перенос)</w:t>
        </w:r>
      </w:ins>
      <w:r>
        <w:br/>
        <w:t>2. S=1, P=0</w:t>
      </w:r>
      <w:r>
        <w:br/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</w:r>
      <w:r w:rsidRPr="007C6526">
        <w:rPr>
          <w:color w:val="00B050"/>
          <w:rPrChange w:id="26" w:author="Ferrumm Extazy" w:date="2026-09-29T13:44:00Z">
            <w:rPr/>
          </w:rPrChange>
        </w:rPr>
        <w:t>3. Устройство управления (УУ)</w:t>
      </w:r>
      <w:r>
        <w:br/>
        <w:t>4. Кэш-память</w:t>
      </w:r>
      <w:r>
        <w:br/>
      </w:r>
    </w:p>
    <w:p w14:paraId="49E7D86A" w14:textId="77777777" w:rsidR="007C6526" w:rsidRDefault="005E5381" w:rsidP="005E5381">
      <w:pPr>
        <w:pStyle w:val="a3"/>
        <w:rPr>
          <w:ins w:id="27" w:author="Ferrumm Extazy" w:date="2026-09-29T13:46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ins w:id="28" w:author="Ferrumm Extazy" w:date="2026-09-29T13:44:00Z">
        <w:r w:rsidR="007C6526">
          <w:t xml:space="preserve"> (В двоичной: 10011100, В восьмеричной: </w:t>
        </w:r>
      </w:ins>
      <w:ins w:id="29" w:author="Ferrumm Extazy" w:date="2026-09-29T13:45:00Z">
        <w:r w:rsidR="007C6526">
          <w:t>234, В шестнадцатеричной: 9С)</w:t>
        </w:r>
      </w:ins>
      <w:r>
        <w:br/>
      </w:r>
      <w:r>
        <w:br/>
        <w:t>Б2. Сложите двоичные числа: 1011₂ + 1101₂. Ответ запишите в двоичной и десятичной системах.</w:t>
      </w:r>
      <w:ins w:id="30" w:author="Ferrumm Extazy" w:date="2026-09-29T13:45:00Z">
        <w:r w:rsidR="007C6526">
          <w:t xml:space="preserve"> (</w:t>
        </w:r>
      </w:ins>
      <w:ins w:id="31" w:author="Ferrumm Extazy" w:date="2026-09-29T13:46:00Z">
        <w:r w:rsidR="007C6526">
          <w:t>1011 + 1101 = 11000, 11 + 13 = 24)</w:t>
        </w:r>
      </w:ins>
      <w:r>
        <w:br/>
      </w:r>
      <w:r>
        <w:br/>
        <w:t>Б3. Постройте таблицу истинности для логического выражения: F = (A И B) ИЛИ (НЕ C)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7C6526" w14:paraId="617FFFF9" w14:textId="77777777" w:rsidTr="007C6526">
        <w:trPr>
          <w:ins w:id="32" w:author="Ferrumm Extazy" w:date="2026-09-29T13:47:00Z"/>
        </w:trPr>
        <w:tc>
          <w:tcPr>
            <w:tcW w:w="1557" w:type="dxa"/>
          </w:tcPr>
          <w:p w14:paraId="3E579608" w14:textId="20E15134" w:rsidR="007C6526" w:rsidRPr="007C6526" w:rsidRDefault="007C6526" w:rsidP="0051302F">
            <w:pPr>
              <w:pStyle w:val="a3"/>
              <w:jc w:val="center"/>
              <w:rPr>
                <w:ins w:id="33" w:author="Ferrumm Extazy" w:date="2026-09-29T13:47:00Z"/>
              </w:rPr>
              <w:pPrChange w:id="34" w:author="Ferrumm Extazy" w:date="2026-09-29T13:49:00Z">
                <w:pPr>
                  <w:pStyle w:val="a3"/>
                </w:pPr>
              </w:pPrChange>
            </w:pPr>
            <w:ins w:id="35" w:author="Ferrumm Extazy" w:date="2026-09-29T13:47:00Z">
              <w:r>
                <w:t>А</w:t>
              </w:r>
            </w:ins>
          </w:p>
        </w:tc>
        <w:tc>
          <w:tcPr>
            <w:tcW w:w="1557" w:type="dxa"/>
          </w:tcPr>
          <w:p w14:paraId="41239529" w14:textId="06B2F462" w:rsidR="007C6526" w:rsidRDefault="007C6526" w:rsidP="0051302F">
            <w:pPr>
              <w:pStyle w:val="a3"/>
              <w:jc w:val="center"/>
              <w:rPr>
                <w:ins w:id="36" w:author="Ferrumm Extazy" w:date="2026-09-29T13:47:00Z"/>
              </w:rPr>
              <w:pPrChange w:id="37" w:author="Ferrumm Extazy" w:date="2026-09-29T13:49:00Z">
                <w:pPr>
                  <w:pStyle w:val="a3"/>
                </w:pPr>
              </w:pPrChange>
            </w:pPr>
            <w:ins w:id="38" w:author="Ferrumm Extazy" w:date="2026-09-29T13:47:00Z">
              <w:r>
                <w:t>В</w:t>
              </w:r>
            </w:ins>
          </w:p>
        </w:tc>
        <w:tc>
          <w:tcPr>
            <w:tcW w:w="1557" w:type="dxa"/>
          </w:tcPr>
          <w:p w14:paraId="0D1E2116" w14:textId="12C55713" w:rsidR="007C6526" w:rsidRDefault="007C6526" w:rsidP="0051302F">
            <w:pPr>
              <w:pStyle w:val="a3"/>
              <w:jc w:val="center"/>
              <w:rPr>
                <w:ins w:id="39" w:author="Ferrumm Extazy" w:date="2026-09-29T13:47:00Z"/>
              </w:rPr>
              <w:pPrChange w:id="40" w:author="Ferrumm Extazy" w:date="2026-09-29T13:49:00Z">
                <w:pPr>
                  <w:pStyle w:val="a3"/>
                </w:pPr>
              </w:pPrChange>
            </w:pPr>
            <w:ins w:id="41" w:author="Ferrumm Extazy" w:date="2026-09-29T13:47:00Z">
              <w:r>
                <w:t>С</w:t>
              </w:r>
            </w:ins>
          </w:p>
        </w:tc>
        <w:tc>
          <w:tcPr>
            <w:tcW w:w="1558" w:type="dxa"/>
          </w:tcPr>
          <w:p w14:paraId="57E7FEA4" w14:textId="3CB63725" w:rsidR="007C6526" w:rsidRDefault="007C6526" w:rsidP="0051302F">
            <w:pPr>
              <w:pStyle w:val="a3"/>
              <w:jc w:val="center"/>
              <w:rPr>
                <w:ins w:id="42" w:author="Ferrumm Extazy" w:date="2026-09-29T13:47:00Z"/>
              </w:rPr>
              <w:pPrChange w:id="43" w:author="Ferrumm Extazy" w:date="2026-09-29T13:49:00Z">
                <w:pPr>
                  <w:pStyle w:val="a3"/>
                </w:pPr>
              </w:pPrChange>
            </w:pPr>
            <w:ins w:id="44" w:author="Ferrumm Extazy" w:date="2026-09-29T13:47:00Z">
              <w:r>
                <w:t>А И В</w:t>
              </w:r>
            </w:ins>
          </w:p>
        </w:tc>
        <w:tc>
          <w:tcPr>
            <w:tcW w:w="1558" w:type="dxa"/>
          </w:tcPr>
          <w:p w14:paraId="7A20B583" w14:textId="0C8CF656" w:rsidR="007C6526" w:rsidRDefault="007C6526" w:rsidP="0051302F">
            <w:pPr>
              <w:pStyle w:val="a3"/>
              <w:jc w:val="center"/>
              <w:rPr>
                <w:ins w:id="45" w:author="Ferrumm Extazy" w:date="2026-09-29T13:47:00Z"/>
              </w:rPr>
              <w:pPrChange w:id="46" w:author="Ferrumm Extazy" w:date="2026-09-29T13:49:00Z">
                <w:pPr>
                  <w:pStyle w:val="a3"/>
                </w:pPr>
              </w:pPrChange>
            </w:pPr>
            <w:ins w:id="47" w:author="Ferrumm Extazy" w:date="2026-09-29T13:47:00Z">
              <w:r>
                <w:t>НЕ С</w:t>
              </w:r>
            </w:ins>
          </w:p>
        </w:tc>
        <w:tc>
          <w:tcPr>
            <w:tcW w:w="1558" w:type="dxa"/>
          </w:tcPr>
          <w:p w14:paraId="53E05DEC" w14:textId="2DD362D4" w:rsidR="007C6526" w:rsidRPr="007C6526" w:rsidRDefault="007C6526" w:rsidP="0051302F">
            <w:pPr>
              <w:pStyle w:val="a3"/>
              <w:jc w:val="center"/>
              <w:rPr>
                <w:ins w:id="48" w:author="Ferrumm Extazy" w:date="2026-09-29T13:47:00Z"/>
                <w:lang w:val="en-US"/>
                <w:rPrChange w:id="49" w:author="Ferrumm Extazy" w:date="2026-09-29T13:48:00Z">
                  <w:rPr>
                    <w:ins w:id="50" w:author="Ferrumm Extazy" w:date="2026-09-29T13:47:00Z"/>
                  </w:rPr>
                </w:rPrChange>
              </w:rPr>
              <w:pPrChange w:id="51" w:author="Ferrumm Extazy" w:date="2026-09-29T13:49:00Z">
                <w:pPr>
                  <w:pStyle w:val="a3"/>
                </w:pPr>
              </w:pPrChange>
            </w:pPr>
            <w:ins w:id="52" w:author="Ferrumm Extazy" w:date="2026-09-29T13:48:00Z">
              <w:r>
                <w:rPr>
                  <w:lang w:val="en-US"/>
                </w:rPr>
                <w:t>F</w:t>
              </w:r>
            </w:ins>
          </w:p>
        </w:tc>
      </w:tr>
      <w:tr w:rsidR="007C6526" w14:paraId="57596B3A" w14:textId="77777777" w:rsidTr="007C6526">
        <w:trPr>
          <w:ins w:id="53" w:author="Ferrumm Extazy" w:date="2026-09-29T13:47:00Z"/>
        </w:trPr>
        <w:tc>
          <w:tcPr>
            <w:tcW w:w="1557" w:type="dxa"/>
          </w:tcPr>
          <w:p w14:paraId="068BDA1D" w14:textId="4737AF90" w:rsidR="007C6526" w:rsidRDefault="007C6526" w:rsidP="0051302F">
            <w:pPr>
              <w:pStyle w:val="a3"/>
              <w:jc w:val="center"/>
              <w:rPr>
                <w:ins w:id="54" w:author="Ferrumm Extazy" w:date="2026-09-29T13:47:00Z"/>
              </w:rPr>
              <w:pPrChange w:id="55" w:author="Ferrumm Extazy" w:date="2026-09-29T13:49:00Z">
                <w:pPr>
                  <w:pStyle w:val="a3"/>
                </w:pPr>
              </w:pPrChange>
            </w:pPr>
            <w:ins w:id="56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3E3B382B" w14:textId="44B06C76" w:rsidR="007C6526" w:rsidRDefault="007C6526" w:rsidP="0051302F">
            <w:pPr>
              <w:pStyle w:val="a3"/>
              <w:jc w:val="center"/>
              <w:rPr>
                <w:ins w:id="57" w:author="Ferrumm Extazy" w:date="2026-09-29T13:47:00Z"/>
              </w:rPr>
              <w:pPrChange w:id="58" w:author="Ferrumm Extazy" w:date="2026-09-29T13:49:00Z">
                <w:pPr>
                  <w:pStyle w:val="a3"/>
                </w:pPr>
              </w:pPrChange>
            </w:pPr>
            <w:ins w:id="59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00E694DA" w14:textId="33FB054A" w:rsidR="007C6526" w:rsidRDefault="007C6526" w:rsidP="0051302F">
            <w:pPr>
              <w:pStyle w:val="a3"/>
              <w:jc w:val="center"/>
              <w:rPr>
                <w:ins w:id="60" w:author="Ferrumm Extazy" w:date="2026-09-29T13:47:00Z"/>
              </w:rPr>
              <w:pPrChange w:id="61" w:author="Ferrumm Extazy" w:date="2026-09-29T13:49:00Z">
                <w:pPr>
                  <w:pStyle w:val="a3"/>
                </w:pPr>
              </w:pPrChange>
            </w:pPr>
            <w:ins w:id="62" w:author="Ferrumm Extazy" w:date="2026-09-29T13:48:00Z">
              <w:r>
                <w:t>0</w:t>
              </w:r>
            </w:ins>
          </w:p>
        </w:tc>
        <w:tc>
          <w:tcPr>
            <w:tcW w:w="1558" w:type="dxa"/>
          </w:tcPr>
          <w:p w14:paraId="28E930C2" w14:textId="2ED72231" w:rsidR="007C6526" w:rsidRDefault="0051302F" w:rsidP="0051302F">
            <w:pPr>
              <w:pStyle w:val="a3"/>
              <w:jc w:val="center"/>
              <w:rPr>
                <w:ins w:id="63" w:author="Ferrumm Extazy" w:date="2026-09-29T13:47:00Z"/>
              </w:rPr>
              <w:pPrChange w:id="64" w:author="Ferrumm Extazy" w:date="2026-09-29T13:49:00Z">
                <w:pPr>
                  <w:pStyle w:val="a3"/>
                </w:pPr>
              </w:pPrChange>
            </w:pPr>
            <w:ins w:id="65" w:author="Ferrumm Extazy" w:date="2026-09-29T13:48:00Z">
              <w:r>
                <w:t>0</w:t>
              </w:r>
            </w:ins>
          </w:p>
        </w:tc>
        <w:tc>
          <w:tcPr>
            <w:tcW w:w="1558" w:type="dxa"/>
          </w:tcPr>
          <w:p w14:paraId="150059D9" w14:textId="4F3EAF43" w:rsidR="007C6526" w:rsidRDefault="0051302F" w:rsidP="0051302F">
            <w:pPr>
              <w:pStyle w:val="a3"/>
              <w:jc w:val="center"/>
              <w:rPr>
                <w:ins w:id="66" w:author="Ferrumm Extazy" w:date="2026-09-29T13:47:00Z"/>
              </w:rPr>
              <w:pPrChange w:id="67" w:author="Ferrumm Extazy" w:date="2026-09-29T13:49:00Z">
                <w:pPr>
                  <w:pStyle w:val="a3"/>
                </w:pPr>
              </w:pPrChange>
            </w:pPr>
            <w:ins w:id="68" w:author="Ferrumm Extazy" w:date="2026-09-29T13:49:00Z">
              <w:r>
                <w:t>1</w:t>
              </w:r>
            </w:ins>
          </w:p>
        </w:tc>
        <w:tc>
          <w:tcPr>
            <w:tcW w:w="1558" w:type="dxa"/>
          </w:tcPr>
          <w:p w14:paraId="498390DE" w14:textId="751C04C7" w:rsidR="007C6526" w:rsidRDefault="0051302F" w:rsidP="0051302F">
            <w:pPr>
              <w:pStyle w:val="a3"/>
              <w:jc w:val="center"/>
              <w:rPr>
                <w:ins w:id="69" w:author="Ferrumm Extazy" w:date="2026-09-29T13:47:00Z"/>
              </w:rPr>
              <w:pPrChange w:id="70" w:author="Ferrumm Extazy" w:date="2026-09-29T13:49:00Z">
                <w:pPr>
                  <w:pStyle w:val="a3"/>
                </w:pPr>
              </w:pPrChange>
            </w:pPr>
            <w:ins w:id="71" w:author="Ferrumm Extazy" w:date="2026-09-29T13:49:00Z">
              <w:r>
                <w:t>1</w:t>
              </w:r>
            </w:ins>
          </w:p>
        </w:tc>
      </w:tr>
      <w:tr w:rsidR="007C6526" w14:paraId="222A8E81" w14:textId="77777777" w:rsidTr="007C6526">
        <w:trPr>
          <w:ins w:id="72" w:author="Ferrumm Extazy" w:date="2026-09-29T13:47:00Z"/>
        </w:trPr>
        <w:tc>
          <w:tcPr>
            <w:tcW w:w="1557" w:type="dxa"/>
          </w:tcPr>
          <w:p w14:paraId="1C7378AC" w14:textId="387D327E" w:rsidR="007C6526" w:rsidRDefault="007C6526" w:rsidP="0051302F">
            <w:pPr>
              <w:pStyle w:val="a3"/>
              <w:jc w:val="center"/>
              <w:rPr>
                <w:ins w:id="73" w:author="Ferrumm Extazy" w:date="2026-09-29T13:47:00Z"/>
              </w:rPr>
              <w:pPrChange w:id="74" w:author="Ferrumm Extazy" w:date="2026-09-29T13:49:00Z">
                <w:pPr>
                  <w:pStyle w:val="a3"/>
                </w:pPr>
              </w:pPrChange>
            </w:pPr>
            <w:ins w:id="75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14E927D8" w14:textId="71C453A7" w:rsidR="007C6526" w:rsidRDefault="007C6526" w:rsidP="0051302F">
            <w:pPr>
              <w:pStyle w:val="a3"/>
              <w:jc w:val="center"/>
              <w:rPr>
                <w:ins w:id="76" w:author="Ferrumm Extazy" w:date="2026-09-29T13:47:00Z"/>
              </w:rPr>
              <w:pPrChange w:id="77" w:author="Ferrumm Extazy" w:date="2026-09-29T13:49:00Z">
                <w:pPr>
                  <w:pStyle w:val="a3"/>
                </w:pPr>
              </w:pPrChange>
            </w:pPr>
            <w:ins w:id="78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4FAA3646" w14:textId="09C4F48A" w:rsidR="007C6526" w:rsidRDefault="007C6526" w:rsidP="0051302F">
            <w:pPr>
              <w:pStyle w:val="a3"/>
              <w:jc w:val="center"/>
              <w:rPr>
                <w:ins w:id="79" w:author="Ferrumm Extazy" w:date="2026-09-29T13:47:00Z"/>
              </w:rPr>
              <w:pPrChange w:id="80" w:author="Ferrumm Extazy" w:date="2026-09-29T13:49:00Z">
                <w:pPr>
                  <w:pStyle w:val="a3"/>
                </w:pPr>
              </w:pPrChange>
            </w:pPr>
            <w:ins w:id="81" w:author="Ferrumm Extazy" w:date="2026-09-29T13:48:00Z">
              <w:r>
                <w:t>1</w:t>
              </w:r>
            </w:ins>
          </w:p>
        </w:tc>
        <w:tc>
          <w:tcPr>
            <w:tcW w:w="1558" w:type="dxa"/>
          </w:tcPr>
          <w:p w14:paraId="4FF10D18" w14:textId="12C402DC" w:rsidR="007C6526" w:rsidRDefault="0051302F" w:rsidP="0051302F">
            <w:pPr>
              <w:pStyle w:val="a3"/>
              <w:jc w:val="center"/>
              <w:rPr>
                <w:ins w:id="82" w:author="Ferrumm Extazy" w:date="2026-09-29T13:47:00Z"/>
              </w:rPr>
              <w:pPrChange w:id="83" w:author="Ferrumm Extazy" w:date="2026-09-29T13:49:00Z">
                <w:pPr>
                  <w:pStyle w:val="a3"/>
                </w:pPr>
              </w:pPrChange>
            </w:pPr>
            <w:ins w:id="84" w:author="Ferrumm Extazy" w:date="2026-09-29T13:48:00Z">
              <w:r>
                <w:t>0</w:t>
              </w:r>
            </w:ins>
          </w:p>
        </w:tc>
        <w:tc>
          <w:tcPr>
            <w:tcW w:w="1558" w:type="dxa"/>
          </w:tcPr>
          <w:p w14:paraId="6D90409C" w14:textId="5268749F" w:rsidR="007C6526" w:rsidRDefault="0051302F" w:rsidP="0051302F">
            <w:pPr>
              <w:pStyle w:val="a3"/>
              <w:jc w:val="center"/>
              <w:rPr>
                <w:ins w:id="85" w:author="Ferrumm Extazy" w:date="2026-09-29T13:47:00Z"/>
              </w:rPr>
              <w:pPrChange w:id="86" w:author="Ferrumm Extazy" w:date="2026-09-29T13:49:00Z">
                <w:pPr>
                  <w:pStyle w:val="a3"/>
                </w:pPr>
              </w:pPrChange>
            </w:pPr>
            <w:ins w:id="87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520B9A48" w14:textId="3F0C62AB" w:rsidR="007C6526" w:rsidRDefault="0051302F" w:rsidP="0051302F">
            <w:pPr>
              <w:pStyle w:val="a3"/>
              <w:jc w:val="center"/>
              <w:rPr>
                <w:ins w:id="88" w:author="Ferrumm Extazy" w:date="2026-09-29T13:47:00Z"/>
              </w:rPr>
              <w:pPrChange w:id="89" w:author="Ferrumm Extazy" w:date="2026-09-29T13:49:00Z">
                <w:pPr>
                  <w:pStyle w:val="a3"/>
                </w:pPr>
              </w:pPrChange>
            </w:pPr>
            <w:ins w:id="90" w:author="Ferrumm Extazy" w:date="2026-09-29T13:49:00Z">
              <w:r>
                <w:t>0</w:t>
              </w:r>
            </w:ins>
          </w:p>
        </w:tc>
      </w:tr>
      <w:tr w:rsidR="007C6526" w14:paraId="5018A003" w14:textId="77777777" w:rsidTr="007C6526">
        <w:trPr>
          <w:ins w:id="91" w:author="Ferrumm Extazy" w:date="2026-09-29T13:47:00Z"/>
        </w:trPr>
        <w:tc>
          <w:tcPr>
            <w:tcW w:w="1557" w:type="dxa"/>
          </w:tcPr>
          <w:p w14:paraId="55A9B63D" w14:textId="09DAC0CC" w:rsidR="007C6526" w:rsidRDefault="007C6526" w:rsidP="0051302F">
            <w:pPr>
              <w:pStyle w:val="a3"/>
              <w:jc w:val="center"/>
              <w:rPr>
                <w:ins w:id="92" w:author="Ferrumm Extazy" w:date="2026-09-29T13:47:00Z"/>
              </w:rPr>
              <w:pPrChange w:id="93" w:author="Ferrumm Extazy" w:date="2026-09-29T13:49:00Z">
                <w:pPr>
                  <w:pStyle w:val="a3"/>
                </w:pPr>
              </w:pPrChange>
            </w:pPr>
            <w:ins w:id="94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6AC13805" w14:textId="26A00F9B" w:rsidR="007C6526" w:rsidRDefault="007C6526" w:rsidP="0051302F">
            <w:pPr>
              <w:pStyle w:val="a3"/>
              <w:jc w:val="center"/>
              <w:rPr>
                <w:ins w:id="95" w:author="Ferrumm Extazy" w:date="2026-09-29T13:47:00Z"/>
              </w:rPr>
              <w:pPrChange w:id="96" w:author="Ferrumm Extazy" w:date="2026-09-29T13:49:00Z">
                <w:pPr>
                  <w:pStyle w:val="a3"/>
                </w:pPr>
              </w:pPrChange>
            </w:pPr>
            <w:ins w:id="97" w:author="Ferrumm Extazy" w:date="2026-09-29T13:48:00Z">
              <w:r>
                <w:t>1</w:t>
              </w:r>
            </w:ins>
          </w:p>
        </w:tc>
        <w:tc>
          <w:tcPr>
            <w:tcW w:w="1557" w:type="dxa"/>
          </w:tcPr>
          <w:p w14:paraId="118F0D4F" w14:textId="3BF2D7E2" w:rsidR="007C6526" w:rsidRDefault="007C6526" w:rsidP="0051302F">
            <w:pPr>
              <w:pStyle w:val="a3"/>
              <w:jc w:val="center"/>
              <w:rPr>
                <w:ins w:id="98" w:author="Ferrumm Extazy" w:date="2026-09-29T13:47:00Z"/>
              </w:rPr>
              <w:pPrChange w:id="99" w:author="Ferrumm Extazy" w:date="2026-09-29T13:49:00Z">
                <w:pPr>
                  <w:pStyle w:val="a3"/>
                </w:pPr>
              </w:pPrChange>
            </w:pPr>
            <w:ins w:id="100" w:author="Ferrumm Extazy" w:date="2026-09-29T13:48:00Z">
              <w:r>
                <w:t>0</w:t>
              </w:r>
            </w:ins>
          </w:p>
        </w:tc>
        <w:tc>
          <w:tcPr>
            <w:tcW w:w="1558" w:type="dxa"/>
          </w:tcPr>
          <w:p w14:paraId="37FE3BFC" w14:textId="3C729E1C" w:rsidR="007C6526" w:rsidRDefault="0051302F" w:rsidP="0051302F">
            <w:pPr>
              <w:pStyle w:val="a3"/>
              <w:jc w:val="center"/>
              <w:rPr>
                <w:ins w:id="101" w:author="Ferrumm Extazy" w:date="2026-09-29T13:47:00Z"/>
              </w:rPr>
              <w:pPrChange w:id="102" w:author="Ferrumm Extazy" w:date="2026-09-29T13:49:00Z">
                <w:pPr>
                  <w:pStyle w:val="a3"/>
                </w:pPr>
              </w:pPrChange>
            </w:pPr>
            <w:ins w:id="103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2F4FF370" w14:textId="2ABFB104" w:rsidR="007C6526" w:rsidRDefault="0051302F" w:rsidP="0051302F">
            <w:pPr>
              <w:pStyle w:val="a3"/>
              <w:jc w:val="center"/>
              <w:rPr>
                <w:ins w:id="104" w:author="Ferrumm Extazy" w:date="2026-09-29T13:47:00Z"/>
              </w:rPr>
              <w:pPrChange w:id="105" w:author="Ferrumm Extazy" w:date="2026-09-29T13:49:00Z">
                <w:pPr>
                  <w:pStyle w:val="a3"/>
                </w:pPr>
              </w:pPrChange>
            </w:pPr>
            <w:ins w:id="106" w:author="Ferrumm Extazy" w:date="2026-09-29T13:49:00Z">
              <w:r>
                <w:t>1</w:t>
              </w:r>
            </w:ins>
          </w:p>
        </w:tc>
        <w:tc>
          <w:tcPr>
            <w:tcW w:w="1558" w:type="dxa"/>
          </w:tcPr>
          <w:p w14:paraId="293ACEB4" w14:textId="50D921E0" w:rsidR="007C6526" w:rsidRDefault="0051302F" w:rsidP="0051302F">
            <w:pPr>
              <w:pStyle w:val="a3"/>
              <w:jc w:val="center"/>
              <w:rPr>
                <w:ins w:id="107" w:author="Ferrumm Extazy" w:date="2026-09-29T13:47:00Z"/>
              </w:rPr>
              <w:pPrChange w:id="108" w:author="Ferrumm Extazy" w:date="2026-09-29T13:49:00Z">
                <w:pPr>
                  <w:pStyle w:val="a3"/>
                </w:pPr>
              </w:pPrChange>
            </w:pPr>
            <w:ins w:id="109" w:author="Ferrumm Extazy" w:date="2026-09-29T13:49:00Z">
              <w:r>
                <w:t>1</w:t>
              </w:r>
            </w:ins>
          </w:p>
        </w:tc>
      </w:tr>
      <w:tr w:rsidR="007C6526" w14:paraId="08272EB5" w14:textId="77777777" w:rsidTr="007C6526">
        <w:trPr>
          <w:ins w:id="110" w:author="Ferrumm Extazy" w:date="2026-09-29T13:47:00Z"/>
        </w:trPr>
        <w:tc>
          <w:tcPr>
            <w:tcW w:w="1557" w:type="dxa"/>
          </w:tcPr>
          <w:p w14:paraId="5BBF7E03" w14:textId="7E92BB43" w:rsidR="007C6526" w:rsidRDefault="007C6526" w:rsidP="0051302F">
            <w:pPr>
              <w:pStyle w:val="a3"/>
              <w:jc w:val="center"/>
              <w:rPr>
                <w:ins w:id="111" w:author="Ferrumm Extazy" w:date="2026-09-29T13:47:00Z"/>
              </w:rPr>
              <w:pPrChange w:id="112" w:author="Ferrumm Extazy" w:date="2026-09-29T13:49:00Z">
                <w:pPr>
                  <w:pStyle w:val="a3"/>
                </w:pPr>
              </w:pPrChange>
            </w:pPr>
            <w:ins w:id="113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5C521AA5" w14:textId="1DCDA62C" w:rsidR="007C6526" w:rsidRDefault="007C6526" w:rsidP="0051302F">
            <w:pPr>
              <w:pStyle w:val="a3"/>
              <w:jc w:val="center"/>
              <w:rPr>
                <w:ins w:id="114" w:author="Ferrumm Extazy" w:date="2026-09-29T13:47:00Z"/>
              </w:rPr>
              <w:pPrChange w:id="115" w:author="Ferrumm Extazy" w:date="2026-09-29T13:49:00Z">
                <w:pPr>
                  <w:pStyle w:val="a3"/>
                </w:pPr>
              </w:pPrChange>
            </w:pPr>
            <w:ins w:id="116" w:author="Ferrumm Extazy" w:date="2026-09-29T13:48:00Z">
              <w:r>
                <w:t>1</w:t>
              </w:r>
            </w:ins>
          </w:p>
        </w:tc>
        <w:tc>
          <w:tcPr>
            <w:tcW w:w="1557" w:type="dxa"/>
          </w:tcPr>
          <w:p w14:paraId="54D518D0" w14:textId="43D12378" w:rsidR="007C6526" w:rsidRDefault="007C6526" w:rsidP="0051302F">
            <w:pPr>
              <w:pStyle w:val="a3"/>
              <w:jc w:val="center"/>
              <w:rPr>
                <w:ins w:id="117" w:author="Ferrumm Extazy" w:date="2026-09-29T13:47:00Z"/>
              </w:rPr>
              <w:pPrChange w:id="118" w:author="Ferrumm Extazy" w:date="2026-09-29T13:49:00Z">
                <w:pPr>
                  <w:pStyle w:val="a3"/>
                </w:pPr>
              </w:pPrChange>
            </w:pPr>
            <w:ins w:id="119" w:author="Ferrumm Extazy" w:date="2026-09-29T13:48:00Z">
              <w:r>
                <w:t>1</w:t>
              </w:r>
            </w:ins>
          </w:p>
        </w:tc>
        <w:tc>
          <w:tcPr>
            <w:tcW w:w="1558" w:type="dxa"/>
          </w:tcPr>
          <w:p w14:paraId="0E25BA7C" w14:textId="5E3175D1" w:rsidR="007C6526" w:rsidRDefault="0051302F" w:rsidP="0051302F">
            <w:pPr>
              <w:pStyle w:val="a3"/>
              <w:jc w:val="center"/>
              <w:rPr>
                <w:ins w:id="120" w:author="Ferrumm Extazy" w:date="2026-09-29T13:47:00Z"/>
              </w:rPr>
              <w:pPrChange w:id="121" w:author="Ferrumm Extazy" w:date="2026-09-29T13:49:00Z">
                <w:pPr>
                  <w:pStyle w:val="a3"/>
                </w:pPr>
              </w:pPrChange>
            </w:pPr>
            <w:ins w:id="122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586FCF22" w14:textId="4B97BA8A" w:rsidR="007C6526" w:rsidRDefault="0051302F" w:rsidP="0051302F">
            <w:pPr>
              <w:pStyle w:val="a3"/>
              <w:jc w:val="center"/>
              <w:rPr>
                <w:ins w:id="123" w:author="Ferrumm Extazy" w:date="2026-09-29T13:47:00Z"/>
              </w:rPr>
              <w:pPrChange w:id="124" w:author="Ferrumm Extazy" w:date="2026-09-29T13:49:00Z">
                <w:pPr>
                  <w:pStyle w:val="a3"/>
                </w:pPr>
              </w:pPrChange>
            </w:pPr>
            <w:ins w:id="125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546A2C02" w14:textId="1FB4A8E7" w:rsidR="007C6526" w:rsidRDefault="0051302F" w:rsidP="0051302F">
            <w:pPr>
              <w:pStyle w:val="a3"/>
              <w:jc w:val="center"/>
              <w:rPr>
                <w:ins w:id="126" w:author="Ferrumm Extazy" w:date="2026-09-29T13:47:00Z"/>
              </w:rPr>
              <w:pPrChange w:id="127" w:author="Ferrumm Extazy" w:date="2026-09-29T13:49:00Z">
                <w:pPr>
                  <w:pStyle w:val="a3"/>
                </w:pPr>
              </w:pPrChange>
            </w:pPr>
            <w:ins w:id="128" w:author="Ferrumm Extazy" w:date="2026-09-29T13:49:00Z">
              <w:r>
                <w:t>0</w:t>
              </w:r>
            </w:ins>
          </w:p>
        </w:tc>
      </w:tr>
      <w:tr w:rsidR="007C6526" w14:paraId="0885799C" w14:textId="77777777" w:rsidTr="007C6526">
        <w:trPr>
          <w:ins w:id="129" w:author="Ferrumm Extazy" w:date="2026-09-29T13:47:00Z"/>
        </w:trPr>
        <w:tc>
          <w:tcPr>
            <w:tcW w:w="1557" w:type="dxa"/>
          </w:tcPr>
          <w:p w14:paraId="62379165" w14:textId="5479E200" w:rsidR="007C6526" w:rsidRDefault="007C6526" w:rsidP="0051302F">
            <w:pPr>
              <w:pStyle w:val="a3"/>
              <w:jc w:val="center"/>
              <w:rPr>
                <w:ins w:id="130" w:author="Ferrumm Extazy" w:date="2026-09-29T13:47:00Z"/>
              </w:rPr>
              <w:pPrChange w:id="131" w:author="Ferrumm Extazy" w:date="2026-09-29T13:49:00Z">
                <w:pPr>
                  <w:pStyle w:val="a3"/>
                </w:pPr>
              </w:pPrChange>
            </w:pPr>
            <w:ins w:id="132" w:author="Ferrumm Extazy" w:date="2026-09-29T13:48:00Z">
              <w:r>
                <w:t>1</w:t>
              </w:r>
            </w:ins>
          </w:p>
        </w:tc>
        <w:tc>
          <w:tcPr>
            <w:tcW w:w="1557" w:type="dxa"/>
          </w:tcPr>
          <w:p w14:paraId="08D1C003" w14:textId="6D1B929E" w:rsidR="007C6526" w:rsidRDefault="007C6526" w:rsidP="0051302F">
            <w:pPr>
              <w:pStyle w:val="a3"/>
              <w:jc w:val="center"/>
              <w:rPr>
                <w:ins w:id="133" w:author="Ferrumm Extazy" w:date="2026-09-29T13:47:00Z"/>
              </w:rPr>
              <w:pPrChange w:id="134" w:author="Ferrumm Extazy" w:date="2026-09-29T13:49:00Z">
                <w:pPr>
                  <w:pStyle w:val="a3"/>
                </w:pPr>
              </w:pPrChange>
            </w:pPr>
            <w:ins w:id="135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71BFF147" w14:textId="30C3B028" w:rsidR="007C6526" w:rsidRDefault="007C6526" w:rsidP="0051302F">
            <w:pPr>
              <w:pStyle w:val="a3"/>
              <w:jc w:val="center"/>
              <w:rPr>
                <w:ins w:id="136" w:author="Ferrumm Extazy" w:date="2026-09-29T13:47:00Z"/>
              </w:rPr>
              <w:pPrChange w:id="137" w:author="Ferrumm Extazy" w:date="2026-09-29T13:49:00Z">
                <w:pPr>
                  <w:pStyle w:val="a3"/>
                </w:pPr>
              </w:pPrChange>
            </w:pPr>
            <w:ins w:id="138" w:author="Ferrumm Extazy" w:date="2026-09-29T13:48:00Z">
              <w:r>
                <w:t>0</w:t>
              </w:r>
            </w:ins>
          </w:p>
        </w:tc>
        <w:tc>
          <w:tcPr>
            <w:tcW w:w="1558" w:type="dxa"/>
          </w:tcPr>
          <w:p w14:paraId="6B9827DA" w14:textId="22320A3E" w:rsidR="007C6526" w:rsidRDefault="0051302F" w:rsidP="0051302F">
            <w:pPr>
              <w:pStyle w:val="a3"/>
              <w:jc w:val="center"/>
              <w:rPr>
                <w:ins w:id="139" w:author="Ferrumm Extazy" w:date="2026-09-29T13:47:00Z"/>
              </w:rPr>
              <w:pPrChange w:id="140" w:author="Ferrumm Extazy" w:date="2026-09-29T13:49:00Z">
                <w:pPr>
                  <w:pStyle w:val="a3"/>
                </w:pPr>
              </w:pPrChange>
            </w:pPr>
            <w:ins w:id="141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473DC829" w14:textId="46E4FB99" w:rsidR="007C6526" w:rsidRDefault="0051302F" w:rsidP="0051302F">
            <w:pPr>
              <w:pStyle w:val="a3"/>
              <w:jc w:val="center"/>
              <w:rPr>
                <w:ins w:id="142" w:author="Ferrumm Extazy" w:date="2026-09-29T13:47:00Z"/>
              </w:rPr>
              <w:pPrChange w:id="143" w:author="Ferrumm Extazy" w:date="2026-09-29T13:49:00Z">
                <w:pPr>
                  <w:pStyle w:val="a3"/>
                </w:pPr>
              </w:pPrChange>
            </w:pPr>
            <w:ins w:id="144" w:author="Ferrumm Extazy" w:date="2026-09-29T13:49:00Z">
              <w:r>
                <w:t>1</w:t>
              </w:r>
            </w:ins>
          </w:p>
        </w:tc>
        <w:tc>
          <w:tcPr>
            <w:tcW w:w="1558" w:type="dxa"/>
          </w:tcPr>
          <w:p w14:paraId="2834B160" w14:textId="69DEBE39" w:rsidR="007C6526" w:rsidRDefault="0051302F" w:rsidP="0051302F">
            <w:pPr>
              <w:pStyle w:val="a3"/>
              <w:jc w:val="center"/>
              <w:rPr>
                <w:ins w:id="145" w:author="Ferrumm Extazy" w:date="2026-09-29T13:47:00Z"/>
              </w:rPr>
              <w:pPrChange w:id="146" w:author="Ferrumm Extazy" w:date="2026-09-29T13:49:00Z">
                <w:pPr>
                  <w:pStyle w:val="a3"/>
                </w:pPr>
              </w:pPrChange>
            </w:pPr>
            <w:ins w:id="147" w:author="Ferrumm Extazy" w:date="2026-09-29T13:49:00Z">
              <w:r>
                <w:t>1</w:t>
              </w:r>
            </w:ins>
          </w:p>
        </w:tc>
      </w:tr>
      <w:tr w:rsidR="007C6526" w14:paraId="62BC97D2" w14:textId="77777777" w:rsidTr="007C6526">
        <w:trPr>
          <w:ins w:id="148" w:author="Ferrumm Extazy" w:date="2026-09-29T13:47:00Z"/>
        </w:trPr>
        <w:tc>
          <w:tcPr>
            <w:tcW w:w="1557" w:type="dxa"/>
          </w:tcPr>
          <w:p w14:paraId="0396FEF6" w14:textId="1D2DE66E" w:rsidR="007C6526" w:rsidRDefault="007C6526" w:rsidP="0051302F">
            <w:pPr>
              <w:pStyle w:val="a3"/>
              <w:jc w:val="center"/>
              <w:rPr>
                <w:ins w:id="149" w:author="Ferrumm Extazy" w:date="2026-09-29T13:47:00Z"/>
              </w:rPr>
              <w:pPrChange w:id="150" w:author="Ferrumm Extazy" w:date="2026-09-29T13:49:00Z">
                <w:pPr>
                  <w:pStyle w:val="a3"/>
                </w:pPr>
              </w:pPrChange>
            </w:pPr>
            <w:ins w:id="151" w:author="Ferrumm Extazy" w:date="2026-09-29T13:48:00Z">
              <w:r>
                <w:t>1</w:t>
              </w:r>
            </w:ins>
          </w:p>
        </w:tc>
        <w:tc>
          <w:tcPr>
            <w:tcW w:w="1557" w:type="dxa"/>
          </w:tcPr>
          <w:p w14:paraId="52BFDA10" w14:textId="1D2BE85F" w:rsidR="007C6526" w:rsidRDefault="007C6526" w:rsidP="0051302F">
            <w:pPr>
              <w:pStyle w:val="a3"/>
              <w:jc w:val="center"/>
              <w:rPr>
                <w:ins w:id="152" w:author="Ferrumm Extazy" w:date="2026-09-29T13:47:00Z"/>
              </w:rPr>
              <w:pPrChange w:id="153" w:author="Ferrumm Extazy" w:date="2026-09-29T13:49:00Z">
                <w:pPr>
                  <w:pStyle w:val="a3"/>
                </w:pPr>
              </w:pPrChange>
            </w:pPr>
            <w:ins w:id="154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251D8895" w14:textId="1C4F698B" w:rsidR="007C6526" w:rsidRDefault="007C6526" w:rsidP="0051302F">
            <w:pPr>
              <w:pStyle w:val="a3"/>
              <w:jc w:val="center"/>
              <w:rPr>
                <w:ins w:id="155" w:author="Ferrumm Extazy" w:date="2026-09-29T13:47:00Z"/>
              </w:rPr>
              <w:pPrChange w:id="156" w:author="Ferrumm Extazy" w:date="2026-09-29T13:49:00Z">
                <w:pPr>
                  <w:pStyle w:val="a3"/>
                </w:pPr>
              </w:pPrChange>
            </w:pPr>
            <w:ins w:id="157" w:author="Ferrumm Extazy" w:date="2026-09-29T13:48:00Z">
              <w:r>
                <w:t>1</w:t>
              </w:r>
            </w:ins>
          </w:p>
        </w:tc>
        <w:tc>
          <w:tcPr>
            <w:tcW w:w="1558" w:type="dxa"/>
          </w:tcPr>
          <w:p w14:paraId="790D7DC3" w14:textId="41DF9BB7" w:rsidR="007C6526" w:rsidRDefault="0051302F" w:rsidP="0051302F">
            <w:pPr>
              <w:pStyle w:val="a3"/>
              <w:jc w:val="center"/>
              <w:rPr>
                <w:ins w:id="158" w:author="Ferrumm Extazy" w:date="2026-09-29T13:47:00Z"/>
              </w:rPr>
              <w:pPrChange w:id="159" w:author="Ferrumm Extazy" w:date="2026-09-29T13:49:00Z">
                <w:pPr>
                  <w:pStyle w:val="a3"/>
                </w:pPr>
              </w:pPrChange>
            </w:pPr>
            <w:ins w:id="160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159EA68A" w14:textId="690DAC0C" w:rsidR="007C6526" w:rsidRDefault="0051302F" w:rsidP="0051302F">
            <w:pPr>
              <w:pStyle w:val="a3"/>
              <w:jc w:val="center"/>
              <w:rPr>
                <w:ins w:id="161" w:author="Ferrumm Extazy" w:date="2026-09-29T13:47:00Z"/>
              </w:rPr>
              <w:pPrChange w:id="162" w:author="Ferrumm Extazy" w:date="2026-09-29T13:49:00Z">
                <w:pPr>
                  <w:pStyle w:val="a3"/>
                </w:pPr>
              </w:pPrChange>
            </w:pPr>
            <w:ins w:id="163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0267C9FD" w14:textId="5C59B2A6" w:rsidR="007C6526" w:rsidRDefault="0051302F" w:rsidP="0051302F">
            <w:pPr>
              <w:pStyle w:val="a3"/>
              <w:jc w:val="center"/>
              <w:rPr>
                <w:ins w:id="164" w:author="Ferrumm Extazy" w:date="2026-09-29T13:47:00Z"/>
              </w:rPr>
              <w:pPrChange w:id="165" w:author="Ferrumm Extazy" w:date="2026-09-29T13:49:00Z">
                <w:pPr>
                  <w:pStyle w:val="a3"/>
                </w:pPr>
              </w:pPrChange>
            </w:pPr>
            <w:ins w:id="166" w:author="Ferrumm Extazy" w:date="2026-09-29T13:49:00Z">
              <w:r>
                <w:t>0</w:t>
              </w:r>
            </w:ins>
          </w:p>
        </w:tc>
      </w:tr>
      <w:tr w:rsidR="007C6526" w14:paraId="3AF8F1F6" w14:textId="77777777" w:rsidTr="007C6526">
        <w:trPr>
          <w:ins w:id="167" w:author="Ferrumm Extazy" w:date="2026-09-29T13:47:00Z"/>
        </w:trPr>
        <w:tc>
          <w:tcPr>
            <w:tcW w:w="1557" w:type="dxa"/>
          </w:tcPr>
          <w:p w14:paraId="781933DF" w14:textId="541D166C" w:rsidR="007C6526" w:rsidRDefault="007C6526" w:rsidP="0051302F">
            <w:pPr>
              <w:pStyle w:val="a3"/>
              <w:jc w:val="center"/>
              <w:rPr>
                <w:ins w:id="168" w:author="Ferrumm Extazy" w:date="2026-09-29T13:47:00Z"/>
              </w:rPr>
              <w:pPrChange w:id="169" w:author="Ferrumm Extazy" w:date="2026-09-29T13:49:00Z">
                <w:pPr>
                  <w:pStyle w:val="a3"/>
                </w:pPr>
              </w:pPrChange>
            </w:pPr>
            <w:ins w:id="170" w:author="Ferrumm Extazy" w:date="2026-09-29T13:48:00Z">
              <w:r>
                <w:t>1</w:t>
              </w:r>
            </w:ins>
          </w:p>
        </w:tc>
        <w:tc>
          <w:tcPr>
            <w:tcW w:w="1557" w:type="dxa"/>
          </w:tcPr>
          <w:p w14:paraId="79E7E805" w14:textId="4E995A98" w:rsidR="007C6526" w:rsidRDefault="007C6526" w:rsidP="0051302F">
            <w:pPr>
              <w:pStyle w:val="a3"/>
              <w:jc w:val="center"/>
              <w:rPr>
                <w:ins w:id="171" w:author="Ferrumm Extazy" w:date="2026-09-29T13:47:00Z"/>
              </w:rPr>
              <w:pPrChange w:id="172" w:author="Ferrumm Extazy" w:date="2026-09-29T13:49:00Z">
                <w:pPr>
                  <w:pStyle w:val="a3"/>
                </w:pPr>
              </w:pPrChange>
            </w:pPr>
            <w:ins w:id="173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50BD0B51" w14:textId="2B0F6B8E" w:rsidR="007C6526" w:rsidRDefault="007C6526" w:rsidP="0051302F">
            <w:pPr>
              <w:pStyle w:val="a3"/>
              <w:jc w:val="center"/>
              <w:rPr>
                <w:ins w:id="174" w:author="Ferrumm Extazy" w:date="2026-09-29T13:47:00Z"/>
              </w:rPr>
              <w:pPrChange w:id="175" w:author="Ferrumm Extazy" w:date="2026-09-29T13:49:00Z">
                <w:pPr>
                  <w:pStyle w:val="a3"/>
                </w:pPr>
              </w:pPrChange>
            </w:pPr>
            <w:ins w:id="176" w:author="Ferrumm Extazy" w:date="2026-09-29T13:48:00Z">
              <w:r>
                <w:t>0</w:t>
              </w:r>
            </w:ins>
          </w:p>
        </w:tc>
        <w:tc>
          <w:tcPr>
            <w:tcW w:w="1558" w:type="dxa"/>
          </w:tcPr>
          <w:p w14:paraId="7F67F3DF" w14:textId="696BB412" w:rsidR="007C6526" w:rsidRDefault="0051302F" w:rsidP="0051302F">
            <w:pPr>
              <w:pStyle w:val="a3"/>
              <w:jc w:val="center"/>
              <w:rPr>
                <w:ins w:id="177" w:author="Ferrumm Extazy" w:date="2026-09-29T13:47:00Z"/>
              </w:rPr>
              <w:pPrChange w:id="178" w:author="Ferrumm Extazy" w:date="2026-09-29T13:49:00Z">
                <w:pPr>
                  <w:pStyle w:val="a3"/>
                </w:pPr>
              </w:pPrChange>
            </w:pPr>
            <w:ins w:id="179" w:author="Ferrumm Extazy" w:date="2026-09-29T13:49:00Z">
              <w:r>
                <w:t>1</w:t>
              </w:r>
            </w:ins>
          </w:p>
        </w:tc>
        <w:tc>
          <w:tcPr>
            <w:tcW w:w="1558" w:type="dxa"/>
          </w:tcPr>
          <w:p w14:paraId="52039CDC" w14:textId="47FAD5E8" w:rsidR="007C6526" w:rsidRDefault="0051302F" w:rsidP="0051302F">
            <w:pPr>
              <w:pStyle w:val="a3"/>
              <w:jc w:val="center"/>
              <w:rPr>
                <w:ins w:id="180" w:author="Ferrumm Extazy" w:date="2026-09-29T13:47:00Z"/>
              </w:rPr>
              <w:pPrChange w:id="181" w:author="Ferrumm Extazy" w:date="2026-09-29T13:49:00Z">
                <w:pPr>
                  <w:pStyle w:val="a3"/>
                </w:pPr>
              </w:pPrChange>
            </w:pPr>
            <w:ins w:id="182" w:author="Ferrumm Extazy" w:date="2026-09-29T13:49:00Z">
              <w:r>
                <w:t>1</w:t>
              </w:r>
            </w:ins>
          </w:p>
        </w:tc>
        <w:tc>
          <w:tcPr>
            <w:tcW w:w="1558" w:type="dxa"/>
          </w:tcPr>
          <w:p w14:paraId="6FA57EA8" w14:textId="0063B8EE" w:rsidR="007C6526" w:rsidRDefault="0051302F" w:rsidP="0051302F">
            <w:pPr>
              <w:pStyle w:val="a3"/>
              <w:jc w:val="center"/>
              <w:rPr>
                <w:ins w:id="183" w:author="Ferrumm Extazy" w:date="2026-09-29T13:47:00Z"/>
              </w:rPr>
              <w:pPrChange w:id="184" w:author="Ferrumm Extazy" w:date="2026-09-29T13:49:00Z">
                <w:pPr>
                  <w:pStyle w:val="a3"/>
                </w:pPr>
              </w:pPrChange>
            </w:pPr>
            <w:ins w:id="185" w:author="Ferrumm Extazy" w:date="2026-09-29T13:49:00Z">
              <w:r>
                <w:t>1</w:t>
              </w:r>
            </w:ins>
          </w:p>
        </w:tc>
      </w:tr>
      <w:tr w:rsidR="007C6526" w14:paraId="44CC58AF" w14:textId="77777777" w:rsidTr="007C6526">
        <w:trPr>
          <w:ins w:id="186" w:author="Ferrumm Extazy" w:date="2026-09-29T13:47:00Z"/>
        </w:trPr>
        <w:tc>
          <w:tcPr>
            <w:tcW w:w="1557" w:type="dxa"/>
          </w:tcPr>
          <w:p w14:paraId="7B6738D0" w14:textId="5D656AF6" w:rsidR="007C6526" w:rsidRDefault="007C6526" w:rsidP="0051302F">
            <w:pPr>
              <w:pStyle w:val="a3"/>
              <w:jc w:val="center"/>
              <w:rPr>
                <w:ins w:id="187" w:author="Ferrumm Extazy" w:date="2026-09-29T13:47:00Z"/>
              </w:rPr>
              <w:pPrChange w:id="188" w:author="Ferrumm Extazy" w:date="2026-09-29T13:49:00Z">
                <w:pPr>
                  <w:pStyle w:val="a3"/>
                </w:pPr>
              </w:pPrChange>
            </w:pPr>
            <w:ins w:id="189" w:author="Ferrumm Extazy" w:date="2026-09-29T13:48:00Z">
              <w:r>
                <w:t>1</w:t>
              </w:r>
            </w:ins>
          </w:p>
        </w:tc>
        <w:tc>
          <w:tcPr>
            <w:tcW w:w="1557" w:type="dxa"/>
          </w:tcPr>
          <w:p w14:paraId="41FB8A95" w14:textId="63FD8FBB" w:rsidR="007C6526" w:rsidRDefault="007C6526" w:rsidP="0051302F">
            <w:pPr>
              <w:pStyle w:val="a3"/>
              <w:jc w:val="center"/>
              <w:rPr>
                <w:ins w:id="190" w:author="Ferrumm Extazy" w:date="2026-09-29T13:47:00Z"/>
              </w:rPr>
              <w:pPrChange w:id="191" w:author="Ferrumm Extazy" w:date="2026-09-29T13:49:00Z">
                <w:pPr>
                  <w:pStyle w:val="a3"/>
                </w:pPr>
              </w:pPrChange>
            </w:pPr>
            <w:ins w:id="192" w:author="Ferrumm Extazy" w:date="2026-09-29T13:48:00Z">
              <w:r>
                <w:t>0</w:t>
              </w:r>
            </w:ins>
          </w:p>
        </w:tc>
        <w:tc>
          <w:tcPr>
            <w:tcW w:w="1557" w:type="dxa"/>
          </w:tcPr>
          <w:p w14:paraId="6A005C41" w14:textId="45DD7395" w:rsidR="007C6526" w:rsidRDefault="007C6526" w:rsidP="0051302F">
            <w:pPr>
              <w:pStyle w:val="a3"/>
              <w:jc w:val="center"/>
              <w:rPr>
                <w:ins w:id="193" w:author="Ferrumm Extazy" w:date="2026-09-29T13:47:00Z"/>
              </w:rPr>
              <w:pPrChange w:id="194" w:author="Ferrumm Extazy" w:date="2026-09-29T13:49:00Z">
                <w:pPr>
                  <w:pStyle w:val="a3"/>
                </w:pPr>
              </w:pPrChange>
            </w:pPr>
            <w:ins w:id="195" w:author="Ferrumm Extazy" w:date="2026-09-29T13:48:00Z">
              <w:r>
                <w:t>1</w:t>
              </w:r>
            </w:ins>
          </w:p>
        </w:tc>
        <w:tc>
          <w:tcPr>
            <w:tcW w:w="1558" w:type="dxa"/>
          </w:tcPr>
          <w:p w14:paraId="2AE0198F" w14:textId="1D65932D" w:rsidR="007C6526" w:rsidRDefault="0051302F" w:rsidP="0051302F">
            <w:pPr>
              <w:pStyle w:val="a3"/>
              <w:jc w:val="center"/>
              <w:rPr>
                <w:ins w:id="196" w:author="Ferrumm Extazy" w:date="2026-09-29T13:47:00Z"/>
              </w:rPr>
              <w:pPrChange w:id="197" w:author="Ferrumm Extazy" w:date="2026-09-29T13:49:00Z">
                <w:pPr>
                  <w:pStyle w:val="a3"/>
                </w:pPr>
              </w:pPrChange>
            </w:pPr>
            <w:ins w:id="198" w:author="Ferrumm Extazy" w:date="2026-09-29T13:49:00Z">
              <w:r>
                <w:t>1</w:t>
              </w:r>
            </w:ins>
          </w:p>
        </w:tc>
        <w:tc>
          <w:tcPr>
            <w:tcW w:w="1558" w:type="dxa"/>
          </w:tcPr>
          <w:p w14:paraId="724144A9" w14:textId="482F1CB9" w:rsidR="007C6526" w:rsidRDefault="0051302F" w:rsidP="0051302F">
            <w:pPr>
              <w:pStyle w:val="a3"/>
              <w:jc w:val="center"/>
              <w:rPr>
                <w:ins w:id="199" w:author="Ferrumm Extazy" w:date="2026-09-29T13:47:00Z"/>
              </w:rPr>
              <w:pPrChange w:id="200" w:author="Ferrumm Extazy" w:date="2026-09-29T13:49:00Z">
                <w:pPr>
                  <w:pStyle w:val="a3"/>
                </w:pPr>
              </w:pPrChange>
            </w:pPr>
            <w:ins w:id="201" w:author="Ferrumm Extazy" w:date="2026-09-29T13:49:00Z">
              <w:r>
                <w:t>0</w:t>
              </w:r>
            </w:ins>
          </w:p>
        </w:tc>
        <w:tc>
          <w:tcPr>
            <w:tcW w:w="1558" w:type="dxa"/>
          </w:tcPr>
          <w:p w14:paraId="4CF3ECB2" w14:textId="54A12772" w:rsidR="007C6526" w:rsidRDefault="0051302F" w:rsidP="0051302F">
            <w:pPr>
              <w:pStyle w:val="a3"/>
              <w:jc w:val="center"/>
              <w:rPr>
                <w:ins w:id="202" w:author="Ferrumm Extazy" w:date="2026-09-29T13:47:00Z"/>
              </w:rPr>
              <w:pPrChange w:id="203" w:author="Ferrumm Extazy" w:date="2026-09-29T13:49:00Z">
                <w:pPr>
                  <w:pStyle w:val="a3"/>
                </w:pPr>
              </w:pPrChange>
            </w:pPr>
            <w:ins w:id="204" w:author="Ferrumm Extazy" w:date="2026-09-29T13:49:00Z">
              <w:r>
                <w:t>1</w:t>
              </w:r>
            </w:ins>
          </w:p>
        </w:tc>
      </w:tr>
    </w:tbl>
    <w:p w14:paraId="173675D2" w14:textId="37C908F6" w:rsidR="0051302F" w:rsidRDefault="005E5381" w:rsidP="005E5381">
      <w:pPr>
        <w:pStyle w:val="a3"/>
        <w:rPr>
          <w:ins w:id="205" w:author="Ferrumm Extazy" w:date="2026-09-29T13:51:00Z"/>
        </w:rPr>
      </w:pPr>
      <w:del w:id="206" w:author="Ferrumm Extazy" w:date="2026-09-29T13:50:00Z">
        <w:r w:rsidDel="0051302F">
          <w:br/>
        </w:r>
      </w:del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  <w:ins w:id="207" w:author="Ferrumm Extazy" w:date="2026-09-29T13:50:00Z">
        <w:r w:rsidR="0051302F">
          <w:t xml:space="preserve"> </w:t>
        </w:r>
        <w:r w:rsidR="0051302F">
          <w:rPr>
            <w:lang w:val="en-US"/>
          </w:rPr>
          <w:t xml:space="preserve">F = </w:t>
        </w:r>
        <w:r w:rsidR="0051302F">
          <w:t>НЕ</w:t>
        </w:r>
      </w:ins>
      <w:ins w:id="208" w:author="Ferrumm Extazy" w:date="2026-09-29T13:51:00Z">
        <w:r w:rsidR="0051302F">
          <w:t xml:space="preserve"> (А И В)</w:t>
        </w:r>
      </w:ins>
      <w:r>
        <w:br/>
      </w:r>
      <w:r>
        <w:br/>
      </w:r>
    </w:p>
    <w:p w14:paraId="15A214D7" w14:textId="77777777" w:rsidR="0051302F" w:rsidRPr="0051302F" w:rsidRDefault="005E5381" w:rsidP="005E5381">
      <w:pPr>
        <w:pStyle w:val="a3"/>
        <w:rPr>
          <w:ins w:id="209" w:author="Ferrumm Extazy" w:date="2026-09-29T13:52:00Z"/>
          <w:lang w:val="en-US"/>
          <w:rPrChange w:id="210" w:author="Ferrumm Extazy" w:date="2026-09-29T13:53:00Z">
            <w:rPr>
              <w:ins w:id="211" w:author="Ferrumm Extazy" w:date="2026-09-29T13:52:00Z"/>
            </w:rPr>
          </w:rPrChange>
        </w:rPr>
      </w:pPr>
      <w:r>
        <w:lastRenderedPageBreak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>
        <w:br/>
      </w:r>
      <w:del w:id="212" w:author="Ferrumm Extazy" w:date="2026-09-29T13:53:00Z">
        <w:r w:rsidDel="0051302F">
          <w:br/>
        </w:r>
      </w:del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302F" w14:paraId="5607091B" w14:textId="77777777" w:rsidTr="0051302F">
        <w:trPr>
          <w:ins w:id="213" w:author="Ferrumm Extazy" w:date="2026-09-29T13:52:00Z"/>
        </w:trPr>
        <w:tc>
          <w:tcPr>
            <w:tcW w:w="2336" w:type="dxa"/>
          </w:tcPr>
          <w:p w14:paraId="2BF78D3F" w14:textId="4A1AB3B6" w:rsidR="0051302F" w:rsidRPr="0051302F" w:rsidRDefault="0051302F" w:rsidP="0051302F">
            <w:pPr>
              <w:pStyle w:val="a3"/>
              <w:jc w:val="center"/>
              <w:rPr>
                <w:ins w:id="214" w:author="Ferrumm Extazy" w:date="2026-09-29T13:52:00Z"/>
                <w:lang w:val="en-US"/>
                <w:rPrChange w:id="215" w:author="Ferrumm Extazy" w:date="2026-09-29T13:52:00Z">
                  <w:rPr>
                    <w:ins w:id="216" w:author="Ferrumm Extazy" w:date="2026-09-29T13:52:00Z"/>
                  </w:rPr>
                </w:rPrChange>
              </w:rPr>
              <w:pPrChange w:id="217" w:author="Ferrumm Extazy" w:date="2026-09-29T13:53:00Z">
                <w:pPr>
                  <w:pStyle w:val="a3"/>
                </w:pPr>
              </w:pPrChange>
            </w:pPr>
            <w:ins w:id="218" w:author="Ferrumm Extazy" w:date="2026-09-29T13:52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2336" w:type="dxa"/>
          </w:tcPr>
          <w:p w14:paraId="52F27018" w14:textId="504C0906" w:rsidR="0051302F" w:rsidRPr="0051302F" w:rsidRDefault="0051302F" w:rsidP="0051302F">
            <w:pPr>
              <w:pStyle w:val="a3"/>
              <w:jc w:val="center"/>
              <w:rPr>
                <w:ins w:id="219" w:author="Ferrumm Extazy" w:date="2026-09-29T13:52:00Z"/>
                <w:lang w:val="en-US"/>
                <w:rPrChange w:id="220" w:author="Ferrumm Extazy" w:date="2026-09-29T13:52:00Z">
                  <w:rPr>
                    <w:ins w:id="221" w:author="Ferrumm Extazy" w:date="2026-09-29T13:52:00Z"/>
                  </w:rPr>
                </w:rPrChange>
              </w:rPr>
              <w:pPrChange w:id="222" w:author="Ferrumm Extazy" w:date="2026-09-29T13:53:00Z">
                <w:pPr>
                  <w:pStyle w:val="a3"/>
                </w:pPr>
              </w:pPrChange>
            </w:pPr>
            <w:ins w:id="223" w:author="Ferrumm Extazy" w:date="2026-09-29T13:52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2336" w:type="dxa"/>
          </w:tcPr>
          <w:p w14:paraId="39C32A20" w14:textId="416E8C5F" w:rsidR="0051302F" w:rsidRPr="0051302F" w:rsidRDefault="0051302F" w:rsidP="0051302F">
            <w:pPr>
              <w:pStyle w:val="a3"/>
              <w:jc w:val="center"/>
              <w:rPr>
                <w:ins w:id="224" w:author="Ferrumm Extazy" w:date="2026-09-29T13:52:00Z"/>
                <w:lang w:val="en-US"/>
                <w:rPrChange w:id="225" w:author="Ferrumm Extazy" w:date="2026-09-29T13:52:00Z">
                  <w:rPr>
                    <w:ins w:id="226" w:author="Ferrumm Extazy" w:date="2026-09-29T13:52:00Z"/>
                  </w:rPr>
                </w:rPrChange>
              </w:rPr>
              <w:pPrChange w:id="227" w:author="Ferrumm Extazy" w:date="2026-09-29T13:53:00Z">
                <w:pPr>
                  <w:pStyle w:val="a3"/>
                </w:pPr>
              </w:pPrChange>
            </w:pPr>
            <w:ins w:id="228" w:author="Ferrumm Extazy" w:date="2026-09-29T13:52:00Z">
              <w:r>
                <w:rPr>
                  <w:lang w:val="en-US"/>
                </w:rPr>
                <w:t>S</w:t>
              </w:r>
            </w:ins>
          </w:p>
        </w:tc>
        <w:tc>
          <w:tcPr>
            <w:tcW w:w="2337" w:type="dxa"/>
          </w:tcPr>
          <w:p w14:paraId="0F33EC90" w14:textId="54F1E888" w:rsidR="0051302F" w:rsidRPr="0051302F" w:rsidRDefault="0051302F" w:rsidP="0051302F">
            <w:pPr>
              <w:pStyle w:val="a3"/>
              <w:jc w:val="center"/>
              <w:rPr>
                <w:ins w:id="229" w:author="Ferrumm Extazy" w:date="2026-09-29T13:52:00Z"/>
                <w:lang w:val="en-US"/>
                <w:rPrChange w:id="230" w:author="Ferrumm Extazy" w:date="2026-09-29T13:52:00Z">
                  <w:rPr>
                    <w:ins w:id="231" w:author="Ferrumm Extazy" w:date="2026-09-29T13:52:00Z"/>
                  </w:rPr>
                </w:rPrChange>
              </w:rPr>
              <w:pPrChange w:id="232" w:author="Ferrumm Extazy" w:date="2026-09-29T13:53:00Z">
                <w:pPr>
                  <w:pStyle w:val="a3"/>
                </w:pPr>
              </w:pPrChange>
            </w:pPr>
            <w:ins w:id="233" w:author="Ferrumm Extazy" w:date="2026-09-29T13:52:00Z">
              <w:r>
                <w:rPr>
                  <w:lang w:val="en-US"/>
                </w:rPr>
                <w:t>P</w:t>
              </w:r>
            </w:ins>
          </w:p>
        </w:tc>
      </w:tr>
      <w:tr w:rsidR="0051302F" w14:paraId="1A4B5D60" w14:textId="77777777" w:rsidTr="0051302F">
        <w:trPr>
          <w:ins w:id="234" w:author="Ferrumm Extazy" w:date="2026-09-29T13:52:00Z"/>
        </w:trPr>
        <w:tc>
          <w:tcPr>
            <w:tcW w:w="2336" w:type="dxa"/>
          </w:tcPr>
          <w:p w14:paraId="66F544DF" w14:textId="3E2ECA13" w:rsidR="0051302F" w:rsidRPr="0051302F" w:rsidRDefault="0051302F" w:rsidP="0051302F">
            <w:pPr>
              <w:pStyle w:val="a3"/>
              <w:jc w:val="center"/>
              <w:rPr>
                <w:ins w:id="235" w:author="Ferrumm Extazy" w:date="2026-09-29T13:52:00Z"/>
                <w:lang w:val="en-US"/>
                <w:rPrChange w:id="236" w:author="Ferrumm Extazy" w:date="2026-09-29T13:52:00Z">
                  <w:rPr>
                    <w:ins w:id="237" w:author="Ferrumm Extazy" w:date="2026-09-29T13:52:00Z"/>
                  </w:rPr>
                </w:rPrChange>
              </w:rPr>
              <w:pPrChange w:id="238" w:author="Ferrumm Extazy" w:date="2026-09-29T13:53:00Z">
                <w:pPr>
                  <w:pStyle w:val="a3"/>
                </w:pPr>
              </w:pPrChange>
            </w:pPr>
            <w:ins w:id="239" w:author="Ferrumm Extazy" w:date="2026-09-29T13:5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6A6006B6" w14:textId="78C339AA" w:rsidR="0051302F" w:rsidRPr="0051302F" w:rsidRDefault="0051302F" w:rsidP="0051302F">
            <w:pPr>
              <w:pStyle w:val="a3"/>
              <w:jc w:val="center"/>
              <w:rPr>
                <w:ins w:id="240" w:author="Ferrumm Extazy" w:date="2026-09-29T13:52:00Z"/>
                <w:lang w:val="en-US"/>
                <w:rPrChange w:id="241" w:author="Ferrumm Extazy" w:date="2026-09-29T13:52:00Z">
                  <w:rPr>
                    <w:ins w:id="242" w:author="Ferrumm Extazy" w:date="2026-09-29T13:52:00Z"/>
                  </w:rPr>
                </w:rPrChange>
              </w:rPr>
              <w:pPrChange w:id="243" w:author="Ferrumm Extazy" w:date="2026-09-29T13:53:00Z">
                <w:pPr>
                  <w:pStyle w:val="a3"/>
                </w:pPr>
              </w:pPrChange>
            </w:pPr>
            <w:ins w:id="244" w:author="Ferrumm Extazy" w:date="2026-09-29T13:5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00EE5CF2" w14:textId="0CB5F54F" w:rsidR="0051302F" w:rsidRPr="0051302F" w:rsidRDefault="0051302F" w:rsidP="0051302F">
            <w:pPr>
              <w:pStyle w:val="a3"/>
              <w:jc w:val="center"/>
              <w:rPr>
                <w:ins w:id="245" w:author="Ferrumm Extazy" w:date="2026-09-29T13:52:00Z"/>
                <w:lang w:val="en-US"/>
                <w:rPrChange w:id="246" w:author="Ferrumm Extazy" w:date="2026-09-29T13:53:00Z">
                  <w:rPr>
                    <w:ins w:id="247" w:author="Ferrumm Extazy" w:date="2026-09-29T13:52:00Z"/>
                  </w:rPr>
                </w:rPrChange>
              </w:rPr>
              <w:pPrChange w:id="248" w:author="Ferrumm Extazy" w:date="2026-09-29T13:53:00Z">
                <w:pPr>
                  <w:pStyle w:val="a3"/>
                </w:pPr>
              </w:pPrChange>
            </w:pPr>
            <w:ins w:id="249" w:author="Ferrumm Extazy" w:date="2026-09-29T13:5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537067CF" w14:textId="385BC069" w:rsidR="0051302F" w:rsidRPr="0051302F" w:rsidRDefault="0051302F" w:rsidP="0051302F">
            <w:pPr>
              <w:pStyle w:val="a3"/>
              <w:jc w:val="center"/>
              <w:rPr>
                <w:ins w:id="250" w:author="Ferrumm Extazy" w:date="2026-09-29T13:52:00Z"/>
                <w:lang w:val="en-US"/>
                <w:rPrChange w:id="251" w:author="Ferrumm Extazy" w:date="2026-09-29T13:53:00Z">
                  <w:rPr>
                    <w:ins w:id="252" w:author="Ferrumm Extazy" w:date="2026-09-29T13:52:00Z"/>
                  </w:rPr>
                </w:rPrChange>
              </w:rPr>
              <w:pPrChange w:id="253" w:author="Ferrumm Extazy" w:date="2026-09-29T13:53:00Z">
                <w:pPr>
                  <w:pStyle w:val="a3"/>
                </w:pPr>
              </w:pPrChange>
            </w:pPr>
            <w:ins w:id="254" w:author="Ferrumm Extazy" w:date="2026-09-29T13:53:00Z">
              <w:r>
                <w:rPr>
                  <w:lang w:val="en-US"/>
                </w:rPr>
                <w:t>0</w:t>
              </w:r>
            </w:ins>
          </w:p>
        </w:tc>
      </w:tr>
      <w:tr w:rsidR="0051302F" w14:paraId="496AFD95" w14:textId="77777777" w:rsidTr="0051302F">
        <w:trPr>
          <w:ins w:id="255" w:author="Ferrumm Extazy" w:date="2026-09-29T13:52:00Z"/>
        </w:trPr>
        <w:tc>
          <w:tcPr>
            <w:tcW w:w="2336" w:type="dxa"/>
          </w:tcPr>
          <w:p w14:paraId="5849DD67" w14:textId="6742E94B" w:rsidR="0051302F" w:rsidRPr="0051302F" w:rsidRDefault="0051302F" w:rsidP="0051302F">
            <w:pPr>
              <w:pStyle w:val="a3"/>
              <w:jc w:val="center"/>
              <w:rPr>
                <w:ins w:id="256" w:author="Ferrumm Extazy" w:date="2026-09-29T13:52:00Z"/>
                <w:lang w:val="en-US"/>
                <w:rPrChange w:id="257" w:author="Ferrumm Extazy" w:date="2026-09-29T13:52:00Z">
                  <w:rPr>
                    <w:ins w:id="258" w:author="Ferrumm Extazy" w:date="2026-09-29T13:52:00Z"/>
                  </w:rPr>
                </w:rPrChange>
              </w:rPr>
              <w:pPrChange w:id="259" w:author="Ferrumm Extazy" w:date="2026-09-29T13:53:00Z">
                <w:pPr>
                  <w:pStyle w:val="a3"/>
                </w:pPr>
              </w:pPrChange>
            </w:pPr>
            <w:ins w:id="260" w:author="Ferrumm Extazy" w:date="2026-09-29T13:5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24BF94BB" w14:textId="558841A0" w:rsidR="0051302F" w:rsidRPr="0051302F" w:rsidRDefault="0051302F" w:rsidP="0051302F">
            <w:pPr>
              <w:pStyle w:val="a3"/>
              <w:jc w:val="center"/>
              <w:rPr>
                <w:ins w:id="261" w:author="Ferrumm Extazy" w:date="2026-09-29T13:52:00Z"/>
                <w:lang w:val="en-US"/>
                <w:rPrChange w:id="262" w:author="Ferrumm Extazy" w:date="2026-09-29T13:52:00Z">
                  <w:rPr>
                    <w:ins w:id="263" w:author="Ferrumm Extazy" w:date="2026-09-29T13:52:00Z"/>
                  </w:rPr>
                </w:rPrChange>
              </w:rPr>
              <w:pPrChange w:id="264" w:author="Ferrumm Extazy" w:date="2026-09-29T13:53:00Z">
                <w:pPr>
                  <w:pStyle w:val="a3"/>
                </w:pPr>
              </w:pPrChange>
            </w:pPr>
            <w:ins w:id="265" w:author="Ferrumm Extazy" w:date="2026-09-29T13:5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64B99B61" w14:textId="5FF5C68A" w:rsidR="0051302F" w:rsidRPr="0051302F" w:rsidRDefault="0051302F" w:rsidP="0051302F">
            <w:pPr>
              <w:pStyle w:val="a3"/>
              <w:jc w:val="center"/>
              <w:rPr>
                <w:ins w:id="266" w:author="Ferrumm Extazy" w:date="2026-09-29T13:52:00Z"/>
                <w:lang w:val="en-US"/>
                <w:rPrChange w:id="267" w:author="Ferrumm Extazy" w:date="2026-09-29T13:53:00Z">
                  <w:rPr>
                    <w:ins w:id="268" w:author="Ferrumm Extazy" w:date="2026-09-29T13:52:00Z"/>
                  </w:rPr>
                </w:rPrChange>
              </w:rPr>
              <w:pPrChange w:id="269" w:author="Ferrumm Extazy" w:date="2026-09-29T13:53:00Z">
                <w:pPr>
                  <w:pStyle w:val="a3"/>
                </w:pPr>
              </w:pPrChange>
            </w:pPr>
            <w:ins w:id="270" w:author="Ferrumm Extazy" w:date="2026-09-29T13:5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3F8AC316" w14:textId="727901F2" w:rsidR="0051302F" w:rsidRPr="0051302F" w:rsidRDefault="0051302F" w:rsidP="0051302F">
            <w:pPr>
              <w:pStyle w:val="a3"/>
              <w:jc w:val="center"/>
              <w:rPr>
                <w:ins w:id="271" w:author="Ferrumm Extazy" w:date="2026-09-29T13:52:00Z"/>
                <w:lang w:val="en-US"/>
                <w:rPrChange w:id="272" w:author="Ferrumm Extazy" w:date="2026-09-29T13:53:00Z">
                  <w:rPr>
                    <w:ins w:id="273" w:author="Ferrumm Extazy" w:date="2026-09-29T13:52:00Z"/>
                  </w:rPr>
                </w:rPrChange>
              </w:rPr>
              <w:pPrChange w:id="274" w:author="Ferrumm Extazy" w:date="2026-09-29T13:53:00Z">
                <w:pPr>
                  <w:pStyle w:val="a3"/>
                </w:pPr>
              </w:pPrChange>
            </w:pPr>
            <w:ins w:id="275" w:author="Ferrumm Extazy" w:date="2026-09-29T13:53:00Z">
              <w:r>
                <w:rPr>
                  <w:lang w:val="en-US"/>
                </w:rPr>
                <w:t>0</w:t>
              </w:r>
            </w:ins>
          </w:p>
        </w:tc>
      </w:tr>
      <w:tr w:rsidR="0051302F" w14:paraId="28D90F43" w14:textId="77777777" w:rsidTr="0051302F">
        <w:trPr>
          <w:ins w:id="276" w:author="Ferrumm Extazy" w:date="2026-09-29T13:52:00Z"/>
        </w:trPr>
        <w:tc>
          <w:tcPr>
            <w:tcW w:w="2336" w:type="dxa"/>
          </w:tcPr>
          <w:p w14:paraId="288F07C2" w14:textId="1CE57BA8" w:rsidR="0051302F" w:rsidRPr="0051302F" w:rsidRDefault="0051302F" w:rsidP="0051302F">
            <w:pPr>
              <w:pStyle w:val="a3"/>
              <w:jc w:val="center"/>
              <w:rPr>
                <w:ins w:id="277" w:author="Ferrumm Extazy" w:date="2026-09-29T13:52:00Z"/>
                <w:lang w:val="en-US"/>
                <w:rPrChange w:id="278" w:author="Ferrumm Extazy" w:date="2026-09-29T13:52:00Z">
                  <w:rPr>
                    <w:ins w:id="279" w:author="Ferrumm Extazy" w:date="2026-09-29T13:52:00Z"/>
                  </w:rPr>
                </w:rPrChange>
              </w:rPr>
              <w:pPrChange w:id="280" w:author="Ferrumm Extazy" w:date="2026-09-29T13:53:00Z">
                <w:pPr>
                  <w:pStyle w:val="a3"/>
                </w:pPr>
              </w:pPrChange>
            </w:pPr>
            <w:ins w:id="281" w:author="Ferrumm Extazy" w:date="2026-09-29T13:5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12297406" w14:textId="14DF73C8" w:rsidR="0051302F" w:rsidRPr="0051302F" w:rsidRDefault="0051302F" w:rsidP="0051302F">
            <w:pPr>
              <w:pStyle w:val="a3"/>
              <w:jc w:val="center"/>
              <w:rPr>
                <w:ins w:id="282" w:author="Ferrumm Extazy" w:date="2026-09-29T13:52:00Z"/>
                <w:lang w:val="en-US"/>
                <w:rPrChange w:id="283" w:author="Ferrumm Extazy" w:date="2026-09-29T13:52:00Z">
                  <w:rPr>
                    <w:ins w:id="284" w:author="Ferrumm Extazy" w:date="2026-09-29T13:52:00Z"/>
                  </w:rPr>
                </w:rPrChange>
              </w:rPr>
              <w:pPrChange w:id="285" w:author="Ferrumm Extazy" w:date="2026-09-29T13:53:00Z">
                <w:pPr>
                  <w:pStyle w:val="a3"/>
                </w:pPr>
              </w:pPrChange>
            </w:pPr>
            <w:ins w:id="286" w:author="Ferrumm Extazy" w:date="2026-09-29T13:5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5B54B5C9" w14:textId="458F95B7" w:rsidR="0051302F" w:rsidRPr="0051302F" w:rsidRDefault="0051302F" w:rsidP="0051302F">
            <w:pPr>
              <w:pStyle w:val="a3"/>
              <w:jc w:val="center"/>
              <w:rPr>
                <w:ins w:id="287" w:author="Ferrumm Extazy" w:date="2026-09-29T13:52:00Z"/>
                <w:lang w:val="en-US"/>
                <w:rPrChange w:id="288" w:author="Ferrumm Extazy" w:date="2026-09-29T13:53:00Z">
                  <w:rPr>
                    <w:ins w:id="289" w:author="Ferrumm Extazy" w:date="2026-09-29T13:52:00Z"/>
                  </w:rPr>
                </w:rPrChange>
              </w:rPr>
              <w:pPrChange w:id="290" w:author="Ferrumm Extazy" w:date="2026-09-29T13:53:00Z">
                <w:pPr>
                  <w:pStyle w:val="a3"/>
                </w:pPr>
              </w:pPrChange>
            </w:pPr>
            <w:ins w:id="291" w:author="Ferrumm Extazy" w:date="2026-09-29T13:5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5BCED548" w14:textId="5E0AC552" w:rsidR="0051302F" w:rsidRPr="0051302F" w:rsidRDefault="0051302F" w:rsidP="0051302F">
            <w:pPr>
              <w:pStyle w:val="a3"/>
              <w:jc w:val="center"/>
              <w:rPr>
                <w:ins w:id="292" w:author="Ferrumm Extazy" w:date="2026-09-29T13:52:00Z"/>
                <w:lang w:val="en-US"/>
                <w:rPrChange w:id="293" w:author="Ferrumm Extazy" w:date="2026-09-29T13:53:00Z">
                  <w:rPr>
                    <w:ins w:id="294" w:author="Ferrumm Extazy" w:date="2026-09-29T13:52:00Z"/>
                  </w:rPr>
                </w:rPrChange>
              </w:rPr>
              <w:pPrChange w:id="295" w:author="Ferrumm Extazy" w:date="2026-09-29T13:53:00Z">
                <w:pPr>
                  <w:pStyle w:val="a3"/>
                </w:pPr>
              </w:pPrChange>
            </w:pPr>
            <w:ins w:id="296" w:author="Ferrumm Extazy" w:date="2026-09-29T13:53:00Z">
              <w:r>
                <w:rPr>
                  <w:lang w:val="en-US"/>
                </w:rPr>
                <w:t>0</w:t>
              </w:r>
            </w:ins>
          </w:p>
        </w:tc>
      </w:tr>
      <w:tr w:rsidR="0051302F" w14:paraId="70FCA742" w14:textId="77777777" w:rsidTr="0051302F">
        <w:trPr>
          <w:ins w:id="297" w:author="Ferrumm Extazy" w:date="2026-09-29T13:52:00Z"/>
        </w:trPr>
        <w:tc>
          <w:tcPr>
            <w:tcW w:w="2336" w:type="dxa"/>
          </w:tcPr>
          <w:p w14:paraId="2A2B4A98" w14:textId="0AE41F72" w:rsidR="0051302F" w:rsidRPr="0051302F" w:rsidRDefault="0051302F" w:rsidP="0051302F">
            <w:pPr>
              <w:pStyle w:val="a3"/>
              <w:jc w:val="center"/>
              <w:rPr>
                <w:ins w:id="298" w:author="Ferrumm Extazy" w:date="2026-09-29T13:52:00Z"/>
                <w:lang w:val="en-US"/>
                <w:rPrChange w:id="299" w:author="Ferrumm Extazy" w:date="2026-09-29T13:52:00Z">
                  <w:rPr>
                    <w:ins w:id="300" w:author="Ferrumm Extazy" w:date="2026-09-29T13:52:00Z"/>
                  </w:rPr>
                </w:rPrChange>
              </w:rPr>
              <w:pPrChange w:id="301" w:author="Ferrumm Extazy" w:date="2026-09-29T13:53:00Z">
                <w:pPr>
                  <w:pStyle w:val="a3"/>
                </w:pPr>
              </w:pPrChange>
            </w:pPr>
            <w:ins w:id="302" w:author="Ferrumm Extazy" w:date="2026-09-29T13:5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9D9671C" w14:textId="0F118C3D" w:rsidR="0051302F" w:rsidRPr="0051302F" w:rsidRDefault="0051302F" w:rsidP="0051302F">
            <w:pPr>
              <w:pStyle w:val="a3"/>
              <w:jc w:val="center"/>
              <w:rPr>
                <w:ins w:id="303" w:author="Ferrumm Extazy" w:date="2026-09-29T13:52:00Z"/>
                <w:lang w:val="en-US"/>
                <w:rPrChange w:id="304" w:author="Ferrumm Extazy" w:date="2026-09-29T13:53:00Z">
                  <w:rPr>
                    <w:ins w:id="305" w:author="Ferrumm Extazy" w:date="2026-09-29T13:52:00Z"/>
                  </w:rPr>
                </w:rPrChange>
              </w:rPr>
              <w:pPrChange w:id="306" w:author="Ferrumm Extazy" w:date="2026-09-29T13:53:00Z">
                <w:pPr>
                  <w:pStyle w:val="a3"/>
                </w:pPr>
              </w:pPrChange>
            </w:pPr>
            <w:ins w:id="307" w:author="Ferrumm Extazy" w:date="2026-09-29T13:5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0455785D" w14:textId="3FEF18C3" w:rsidR="0051302F" w:rsidRPr="0051302F" w:rsidRDefault="0051302F" w:rsidP="0051302F">
            <w:pPr>
              <w:pStyle w:val="a3"/>
              <w:jc w:val="center"/>
              <w:rPr>
                <w:ins w:id="308" w:author="Ferrumm Extazy" w:date="2026-09-29T13:52:00Z"/>
                <w:lang w:val="en-US"/>
                <w:rPrChange w:id="309" w:author="Ferrumm Extazy" w:date="2026-09-29T13:53:00Z">
                  <w:rPr>
                    <w:ins w:id="310" w:author="Ferrumm Extazy" w:date="2026-09-29T13:52:00Z"/>
                  </w:rPr>
                </w:rPrChange>
              </w:rPr>
              <w:pPrChange w:id="311" w:author="Ferrumm Extazy" w:date="2026-09-29T13:53:00Z">
                <w:pPr>
                  <w:pStyle w:val="a3"/>
                </w:pPr>
              </w:pPrChange>
            </w:pPr>
            <w:ins w:id="312" w:author="Ferrumm Extazy" w:date="2026-09-29T13:5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5DF73D6F" w14:textId="27375A81" w:rsidR="0051302F" w:rsidRPr="0051302F" w:rsidRDefault="0051302F" w:rsidP="0051302F">
            <w:pPr>
              <w:pStyle w:val="a3"/>
              <w:jc w:val="center"/>
              <w:rPr>
                <w:ins w:id="313" w:author="Ferrumm Extazy" w:date="2026-09-29T13:52:00Z"/>
                <w:lang w:val="en-US"/>
                <w:rPrChange w:id="314" w:author="Ferrumm Extazy" w:date="2026-09-29T13:53:00Z">
                  <w:rPr>
                    <w:ins w:id="315" w:author="Ferrumm Extazy" w:date="2026-09-29T13:52:00Z"/>
                  </w:rPr>
                </w:rPrChange>
              </w:rPr>
              <w:pPrChange w:id="316" w:author="Ferrumm Extazy" w:date="2026-09-29T13:53:00Z">
                <w:pPr>
                  <w:pStyle w:val="a3"/>
                </w:pPr>
              </w:pPrChange>
            </w:pPr>
            <w:ins w:id="317" w:author="Ferrumm Extazy" w:date="2026-09-29T13:53:00Z">
              <w:r>
                <w:rPr>
                  <w:lang w:val="en-US"/>
                </w:rPr>
                <w:t>1</w:t>
              </w:r>
            </w:ins>
          </w:p>
        </w:tc>
      </w:tr>
    </w:tbl>
    <w:p w14:paraId="7888D2C2" w14:textId="77777777" w:rsidR="00033276" w:rsidRDefault="0051302F" w:rsidP="005E5381">
      <w:pPr>
        <w:pStyle w:val="a3"/>
        <w:rPr>
          <w:ins w:id="318" w:author="Ferrumm Extazy" w:date="2026-09-29T14:09:00Z"/>
        </w:rPr>
      </w:pPr>
      <w:ins w:id="319" w:author="Ferrumm Extazy" w:date="2026-09-29T13:54:00Z">
        <w:r>
          <w:rPr>
            <w:lang w:val="en-US"/>
          </w:rPr>
          <w:t>S</w:t>
        </w:r>
        <w:r w:rsidRPr="0051302F">
          <w:rPr>
            <w:rPrChange w:id="320" w:author="Ferrumm Extazy" w:date="2026-09-29T13:56:00Z">
              <w:rPr>
                <w:lang w:val="en-US"/>
              </w:rPr>
            </w:rPrChange>
          </w:rPr>
          <w:t xml:space="preserve"> = (</w:t>
        </w:r>
        <w:r>
          <w:rPr>
            <w:lang w:val="en-US"/>
          </w:rPr>
          <w:t>A</w:t>
        </w:r>
        <w:r w:rsidRPr="0051302F">
          <w:rPr>
            <w:rPrChange w:id="321" w:author="Ferrumm Extazy" w:date="2026-09-29T13:56:00Z">
              <w:rPr>
                <w:lang w:val="en-US"/>
              </w:rPr>
            </w:rPrChange>
          </w:rPr>
          <w:t xml:space="preserve"> ˄ </w:t>
        </w:r>
        <w:r>
          <w:rPr>
            <w:lang w:val="en-US"/>
          </w:rPr>
          <w:t>B</w:t>
        </w:r>
      </w:ins>
      <w:ins w:id="322" w:author="Ferrumm Extazy" w:date="2026-09-29T13:55:00Z">
        <w:r w:rsidRPr="0051302F">
          <w:rPr>
            <w:rPrChange w:id="323" w:author="Ferrumm Extazy" w:date="2026-09-29T13:56:00Z">
              <w:rPr>
                <w:lang w:val="en-US"/>
              </w:rPr>
            </w:rPrChange>
          </w:rPr>
          <w:t>¯) ˅ (</w:t>
        </w:r>
        <w:r>
          <w:rPr>
            <w:lang w:val="en-US"/>
          </w:rPr>
          <w:t>A</w:t>
        </w:r>
      </w:ins>
      <w:ins w:id="324" w:author="Ferrumm Extazy" w:date="2026-09-29T13:56:00Z">
        <w:r w:rsidRPr="0051302F">
          <w:rPr>
            <w:rPrChange w:id="325" w:author="Ferrumm Extazy" w:date="2026-09-29T13:56:00Z">
              <w:rPr>
                <w:lang w:val="en-US"/>
              </w:rPr>
            </w:rPrChange>
          </w:rPr>
          <w:t>¯</w:t>
        </w:r>
      </w:ins>
      <w:ins w:id="326" w:author="Ferrumm Extazy" w:date="2026-09-29T13:55:00Z">
        <w:r w:rsidRPr="0051302F">
          <w:rPr>
            <w:rPrChange w:id="327" w:author="Ferrumm Extazy" w:date="2026-09-29T13:56:00Z">
              <w:rPr>
                <w:lang w:val="en-US"/>
              </w:rPr>
            </w:rPrChange>
          </w:rPr>
          <w:t xml:space="preserve"> ˄ </w:t>
        </w:r>
        <w:r>
          <w:rPr>
            <w:lang w:val="en-US"/>
          </w:rPr>
          <w:t>B</w:t>
        </w:r>
      </w:ins>
      <w:ins w:id="328" w:author="Ferrumm Extazy" w:date="2026-09-29T13:56:00Z">
        <w:r w:rsidRPr="0051302F">
          <w:rPr>
            <w:rPrChange w:id="329" w:author="Ferrumm Extazy" w:date="2026-09-29T13:56:00Z">
              <w:rPr>
                <w:lang w:val="en-US"/>
              </w:rPr>
            </w:rPrChange>
          </w:rPr>
          <w:t>)</w:t>
        </w:r>
      </w:ins>
      <w:del w:id="330" w:author="Ferrumm Extazy" w:date="2026-09-29T13:51:00Z">
        <w:r w:rsidR="005E5381" w:rsidDel="0051302F">
          <w:delText>---</w:delText>
        </w:r>
      </w:del>
      <w:ins w:id="331" w:author="Ferrumm Extazy" w:date="2026-09-29T13:56:00Z">
        <w:r>
          <w:rPr>
            <w:lang w:val="en-US"/>
          </w:rPr>
          <w:t>P</w:t>
        </w:r>
        <w:r w:rsidRPr="0051302F">
          <w:rPr>
            <w:rPrChange w:id="332" w:author="Ferrumm Extazy" w:date="2026-09-29T13:56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A</w:t>
        </w:r>
        <w:r w:rsidRPr="0051302F">
          <w:rPr>
            <w:rPrChange w:id="333" w:author="Ferrumm Extazy" w:date="2026-09-29T13:56:00Z">
              <w:rPr>
                <w:lang w:val="en-US"/>
              </w:rPr>
            </w:rPrChange>
          </w:rPr>
          <w:t xml:space="preserve"> </w:t>
        </w:r>
        <w:r>
          <w:t>˄</w:t>
        </w:r>
      </w:ins>
      <w:ins w:id="334" w:author="Ferrumm Extazy" w:date="2026-09-29T13:57:00Z">
        <w:r w:rsidRPr="0051302F">
          <w:rPr>
            <w:rPrChange w:id="335" w:author="Ferrumm Extazy" w:date="2026-09-29T13:57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</w:ins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ins w:id="336" w:author="Ferrumm Extazy" w:date="2026-09-29T13:58:00Z">
        <w:r w:rsidRPr="0051302F">
          <w:rPr>
            <w:rPrChange w:id="337" w:author="Ferrumm Extazy" w:date="2026-09-29T13:58:00Z">
              <w:rPr>
                <w:lang w:val="en-US"/>
              </w:rPr>
            </w:rPrChange>
          </w:rPr>
          <w:t xml:space="preserve"> </w:t>
        </w:r>
      </w:ins>
    </w:p>
    <w:p w14:paraId="4394B17D" w14:textId="77777777" w:rsidR="00033276" w:rsidRDefault="00DF4C8B" w:rsidP="005E5381">
      <w:pPr>
        <w:pStyle w:val="a3"/>
        <w:rPr>
          <w:ins w:id="338" w:author="Ferrumm Extazy" w:date="2026-09-29T14:09:00Z"/>
        </w:rPr>
      </w:pPr>
      <w:ins w:id="339" w:author="Ferrumm Extazy" w:date="2026-09-29T14:04:00Z">
        <w:r>
          <w:t>Архитектура фон Неймана базиру</w:t>
        </w:r>
      </w:ins>
      <w:ins w:id="340" w:author="Ferrumm Extazy" w:date="2026-09-29T14:05:00Z">
        <w:r>
          <w:t xml:space="preserve">ется на совместном хранении программ и данных в общей памяти. </w:t>
        </w:r>
      </w:ins>
      <w:ins w:id="341" w:author="Ferrumm Extazy" w:date="2026-09-29T13:58:00Z">
        <w:r w:rsidR="0051302F">
          <w:t xml:space="preserve">АЛУ – выполняет математические </w:t>
        </w:r>
        <w:r>
          <w:t xml:space="preserve">и </w:t>
        </w:r>
      </w:ins>
      <w:ins w:id="342" w:author="Ferrumm Extazy" w:date="2026-09-29T13:59:00Z">
        <w:r>
          <w:t>логические операции над данными. УУ – координирует работу все</w:t>
        </w:r>
      </w:ins>
      <w:ins w:id="343" w:author="Ferrumm Extazy" w:date="2026-09-29T14:00:00Z">
        <w:r>
          <w:t>х</w:t>
        </w:r>
      </w:ins>
      <w:ins w:id="344" w:author="Ferrumm Extazy" w:date="2026-09-29T13:59:00Z">
        <w:r>
          <w:t xml:space="preserve"> компонентов </w:t>
        </w:r>
      </w:ins>
      <w:ins w:id="345" w:author="Ferrumm Extazy" w:date="2026-09-29T14:00:00Z">
        <w:r>
          <w:t xml:space="preserve">компьютера. ОЗУ </w:t>
        </w:r>
      </w:ins>
      <w:ins w:id="346" w:author="Ferrumm Extazy" w:date="2026-09-29T14:01:00Z">
        <w:r>
          <w:t>–</w:t>
        </w:r>
      </w:ins>
      <w:ins w:id="347" w:author="Ferrumm Extazy" w:date="2026-09-29T14:00:00Z">
        <w:r>
          <w:t xml:space="preserve"> </w:t>
        </w:r>
      </w:ins>
      <w:ins w:id="348" w:author="Ferrumm Extazy" w:date="2026-09-29T14:01:00Z">
        <w:r>
          <w:t>хранит как выполняемые команды (инструкции</w:t>
        </w:r>
        <w:proofErr w:type="gramStart"/>
        <w:r>
          <w:t>)</w:t>
        </w:r>
        <w:proofErr w:type="gramEnd"/>
        <w:r>
          <w:t xml:space="preserve"> так и данные необход</w:t>
        </w:r>
      </w:ins>
      <w:ins w:id="349" w:author="Ferrumm Extazy" w:date="2026-09-29T14:02:00Z">
        <w:r>
          <w:t>имые для вычислений. Устройства ввода-вы</w:t>
        </w:r>
      </w:ins>
      <w:ins w:id="350" w:author="Ferrumm Extazy" w:date="2026-09-29T14:03:00Z">
        <w:r>
          <w:t>вода – обеспечивают связь компьютера с внешней средой (</w:t>
        </w:r>
      </w:ins>
      <w:ins w:id="351" w:author="Ferrumm Extazy" w:date="2026-09-29T14:04:00Z">
        <w:r>
          <w:t>по-моему,</w:t>
        </w:r>
      </w:ins>
      <w:ins w:id="352" w:author="Ferrumm Extazy" w:date="2026-09-29T14:03:00Z">
        <w:r>
          <w:t xml:space="preserve"> это </w:t>
        </w:r>
        <w:proofErr w:type="spellStart"/>
        <w:r>
          <w:t>п</w:t>
        </w:r>
      </w:ins>
      <w:ins w:id="353" w:author="Ferrumm Extazy" w:date="2026-09-29T14:04:00Z">
        <w:r>
          <w:t>ереферия</w:t>
        </w:r>
        <w:proofErr w:type="spellEnd"/>
        <w:r>
          <w:t>)</w:t>
        </w:r>
      </w:ins>
      <w:ins w:id="354" w:author="Ferrumm Extazy" w:date="2026-09-29T14:05:00Z">
        <w:r>
          <w:t xml:space="preserve">. </w:t>
        </w:r>
      </w:ins>
      <w:ins w:id="355" w:author="Ferrumm Extazy" w:date="2026-09-29T14:06:00Z">
        <w:r>
          <w:t>Принцип хранимой программ</w:t>
        </w:r>
      </w:ins>
      <w:ins w:id="356" w:author="Ferrumm Extazy" w:date="2026-09-29T14:07:00Z">
        <w:r>
          <w:t>ы: инструкции программы и данные хранятся в одной и той же памяти и кодируются</w:t>
        </w:r>
      </w:ins>
      <w:ins w:id="357" w:author="Ferrumm Extazy" w:date="2026-09-29T14:08:00Z">
        <w:r>
          <w:t xml:space="preserve"> в одном и том же двоичном формате.</w:t>
        </w:r>
      </w:ins>
      <w:r w:rsidR="005E5381">
        <w:br/>
      </w:r>
      <w:r w:rsidR="005E5381"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ins w:id="358" w:author="Ferrumm Extazy" w:date="2026-09-29T14:08:00Z">
        <w:r>
          <w:t xml:space="preserve"> </w:t>
        </w:r>
      </w:ins>
    </w:p>
    <w:p w14:paraId="2072E41D" w14:textId="0FD0008F" w:rsidR="005E5381" w:rsidRDefault="00033276" w:rsidP="005E5381">
      <w:pPr>
        <w:pStyle w:val="a3"/>
      </w:pPr>
      <w:ins w:id="359" w:author="Ferrumm Extazy" w:date="2026-09-29T14:10:00Z">
        <w:r>
          <w:t xml:space="preserve">Цикл выполнения команды процессором: </w:t>
        </w:r>
      </w:ins>
      <w:ins w:id="360" w:author="Ferrumm Extazy" w:date="2026-09-29T14:15:00Z">
        <w:r>
          <w:t xml:space="preserve">1) </w:t>
        </w:r>
      </w:ins>
      <w:ins w:id="361" w:author="Ferrumm Extazy" w:date="2026-09-29T14:13:00Z">
        <w:r>
          <w:t xml:space="preserve">Выборка команды </w:t>
        </w:r>
      </w:ins>
      <w:ins w:id="362" w:author="Ferrumm Extazy" w:date="2026-09-29T14:12:00Z">
        <w:r>
          <w:t>(</w:t>
        </w:r>
      </w:ins>
      <w:ins w:id="363" w:author="Ferrumm Extazy" w:date="2026-09-29T14:10:00Z">
        <w:r>
          <w:rPr>
            <w:lang w:val="en-US"/>
          </w:rPr>
          <w:t>Fetch</w:t>
        </w:r>
      </w:ins>
      <w:ins w:id="364" w:author="Ferrumm Extazy" w:date="2026-09-29T14:12:00Z">
        <w:r>
          <w:t>)</w:t>
        </w:r>
      </w:ins>
      <w:ins w:id="365" w:author="Ferrumm Extazy" w:date="2026-09-29T14:14:00Z">
        <w:r>
          <w:t xml:space="preserve">: </w:t>
        </w:r>
      </w:ins>
      <w:ins w:id="366" w:author="Ferrumm Extazy" w:date="2026-09-29T14:15:00Z">
        <w:r>
          <w:t xml:space="preserve">Устройство управления копирует команду из ячейки </w:t>
        </w:r>
        <w:proofErr w:type="spellStart"/>
        <w:r>
          <w:t>опреативной</w:t>
        </w:r>
        <w:proofErr w:type="spellEnd"/>
        <w:r>
          <w:t xml:space="preserve"> памяти в процессор.</w:t>
        </w:r>
      </w:ins>
      <w:ins w:id="367" w:author="Ferrumm Extazy" w:date="2026-09-29T14:16:00Z">
        <w:r>
          <w:t xml:space="preserve"> Адрес ячейки берётся из регистра</w:t>
        </w:r>
      </w:ins>
      <w:ins w:id="368" w:author="Ferrumm Extazy" w:date="2026-09-29T14:17:00Z">
        <w:r>
          <w:t xml:space="preserve"> – счётчика команд </w:t>
        </w:r>
        <w:r w:rsidRPr="00033276">
          <w:rPr>
            <w:rPrChange w:id="369" w:author="Ferrumm Extazy" w:date="2026-09-29T14:17:00Z">
              <w:rPr>
                <w:lang w:val="en-US"/>
              </w:rPr>
            </w:rPrChange>
          </w:rPr>
          <w:t>(</w:t>
        </w:r>
        <w:r>
          <w:rPr>
            <w:lang w:val="en-US"/>
          </w:rPr>
          <w:t>PC</w:t>
        </w:r>
        <w:r w:rsidRPr="00033276">
          <w:rPr>
            <w:rPrChange w:id="370" w:author="Ferrumm Extazy" w:date="2026-09-29T14:17:00Z">
              <w:rPr>
                <w:lang w:val="en-US"/>
              </w:rPr>
            </w:rPrChange>
          </w:rPr>
          <w:t>).</w:t>
        </w:r>
      </w:ins>
      <w:ins w:id="371" w:author="Ferrumm Extazy" w:date="2026-09-29T14:15:00Z">
        <w:r>
          <w:t xml:space="preserve"> 2</w:t>
        </w:r>
      </w:ins>
      <w:ins w:id="372" w:author="Ferrumm Extazy" w:date="2026-09-29T14:16:00Z">
        <w:r>
          <w:t>)</w:t>
        </w:r>
      </w:ins>
      <w:ins w:id="373" w:author="Ferrumm Extazy" w:date="2026-09-29T14:10:00Z">
        <w:r w:rsidRPr="00033276">
          <w:rPr>
            <w:rPrChange w:id="374" w:author="Ferrumm Extazy" w:date="2026-09-29T14:10:00Z">
              <w:rPr>
                <w:lang w:val="en-US"/>
              </w:rPr>
            </w:rPrChange>
          </w:rPr>
          <w:t xml:space="preserve"> </w:t>
        </w:r>
      </w:ins>
      <w:ins w:id="375" w:author="Ferrumm Extazy" w:date="2026-09-29T14:13:00Z">
        <w:r>
          <w:t xml:space="preserve">Декодирование </w:t>
        </w:r>
      </w:ins>
      <w:ins w:id="376" w:author="Ferrumm Extazy" w:date="2026-09-29T14:12:00Z">
        <w:r>
          <w:t>(</w:t>
        </w:r>
        <w:r>
          <w:rPr>
            <w:lang w:val="en-US"/>
          </w:rPr>
          <w:t>D</w:t>
        </w:r>
      </w:ins>
      <w:ins w:id="377" w:author="Ferrumm Extazy" w:date="2026-09-29T14:11:00Z">
        <w:r>
          <w:rPr>
            <w:lang w:val="en-US"/>
          </w:rPr>
          <w:t>ecode</w:t>
        </w:r>
      </w:ins>
      <w:ins w:id="378" w:author="Ferrumm Extazy" w:date="2026-09-29T14:12:00Z">
        <w:r>
          <w:t>)</w:t>
        </w:r>
      </w:ins>
      <w:ins w:id="379" w:author="Ferrumm Extazy" w:date="2026-09-29T14:17:00Z">
        <w:r>
          <w:t>: Извлечённая команда помещае</w:t>
        </w:r>
      </w:ins>
      <w:ins w:id="380" w:author="Ferrumm Extazy" w:date="2026-09-29T14:18:00Z">
        <w:r>
          <w:t>тся в регистр команд (</w:t>
        </w:r>
        <w:r>
          <w:rPr>
            <w:lang w:val="en-US"/>
          </w:rPr>
          <w:t>IR</w:t>
        </w:r>
        <w:r w:rsidRPr="00033276">
          <w:rPr>
            <w:rPrChange w:id="381" w:author="Ferrumm Extazy" w:date="2026-09-29T14:18:00Z">
              <w:rPr>
                <w:lang w:val="en-US"/>
              </w:rPr>
            </w:rPrChange>
          </w:rPr>
          <w:t>)</w:t>
        </w:r>
      </w:ins>
      <w:ins w:id="382" w:author="Ferrumm Extazy" w:date="2026-09-29T14:19:00Z">
        <w:r w:rsidR="008F5B8A">
          <w:t>.</w:t>
        </w:r>
      </w:ins>
      <w:ins w:id="383" w:author="Ferrumm Extazy" w:date="2026-09-29T14:11:00Z">
        <w:r w:rsidRPr="00033276">
          <w:rPr>
            <w:rPrChange w:id="384" w:author="Ferrumm Extazy" w:date="2026-09-29T14:11:00Z">
              <w:rPr>
                <w:lang w:val="en-US"/>
              </w:rPr>
            </w:rPrChange>
          </w:rPr>
          <w:t xml:space="preserve"> </w:t>
        </w:r>
      </w:ins>
      <w:ins w:id="385" w:author="Ferrumm Extazy" w:date="2026-09-29T14:19:00Z">
        <w:r w:rsidR="008F5B8A">
          <w:t xml:space="preserve">3) </w:t>
        </w:r>
      </w:ins>
      <w:ins w:id="386" w:author="Ferrumm Extazy" w:date="2026-09-29T14:14:00Z">
        <w:r>
          <w:t xml:space="preserve">Выполнение </w:t>
        </w:r>
      </w:ins>
      <w:ins w:id="387" w:author="Ferrumm Extazy" w:date="2026-09-29T14:12:00Z">
        <w:r w:rsidRPr="00033276">
          <w:rPr>
            <w:rPrChange w:id="388" w:author="Ferrumm Extazy" w:date="2026-09-29T14:12:00Z">
              <w:rPr>
                <w:lang w:val="en-US"/>
              </w:rPr>
            </w:rPrChange>
          </w:rPr>
          <w:t>(</w:t>
        </w:r>
        <w:r>
          <w:rPr>
            <w:lang w:val="en-US"/>
          </w:rPr>
          <w:t>E</w:t>
        </w:r>
      </w:ins>
      <w:ins w:id="389" w:author="Ferrumm Extazy" w:date="2026-09-29T14:11:00Z">
        <w:r>
          <w:rPr>
            <w:lang w:val="en-US"/>
          </w:rPr>
          <w:t>xecute</w:t>
        </w:r>
      </w:ins>
      <w:ins w:id="390" w:author="Ferrumm Extazy" w:date="2026-09-29T14:12:00Z">
        <w:r w:rsidRPr="00033276">
          <w:rPr>
            <w:rPrChange w:id="391" w:author="Ferrumm Extazy" w:date="2026-09-29T14:12:00Z">
              <w:rPr>
                <w:lang w:val="en-US"/>
              </w:rPr>
            </w:rPrChange>
          </w:rPr>
          <w:t>)</w:t>
        </w:r>
      </w:ins>
      <w:ins w:id="392" w:author="Ferrumm Extazy" w:date="2026-09-29T14:19:00Z">
        <w:r w:rsidR="008F5B8A">
          <w:t>: АЛУ или другие блоки процессора производят пред</w:t>
        </w:r>
      </w:ins>
      <w:ins w:id="393" w:author="Ferrumm Extazy" w:date="2026-09-29T14:20:00Z">
        <w:r w:rsidR="008F5B8A">
          <w:t>писанное действие. 4)</w:t>
        </w:r>
      </w:ins>
      <w:ins w:id="394" w:author="Ferrumm Extazy" w:date="2026-09-29T14:11:00Z">
        <w:r w:rsidRPr="00033276">
          <w:rPr>
            <w:rPrChange w:id="395" w:author="Ferrumm Extazy" w:date="2026-09-29T14:11:00Z">
              <w:rPr>
                <w:lang w:val="en-US"/>
              </w:rPr>
            </w:rPrChange>
          </w:rPr>
          <w:t xml:space="preserve"> </w:t>
        </w:r>
      </w:ins>
      <w:ins w:id="396" w:author="Ferrumm Extazy" w:date="2026-09-29T14:14:00Z">
        <w:r>
          <w:t xml:space="preserve">Сохранение результата </w:t>
        </w:r>
      </w:ins>
      <w:ins w:id="397" w:author="Ferrumm Extazy" w:date="2026-09-29T14:12:00Z">
        <w:r w:rsidRPr="00033276">
          <w:rPr>
            <w:rPrChange w:id="398" w:author="Ferrumm Extazy" w:date="2026-09-29T14:12:00Z">
              <w:rPr>
                <w:lang w:val="en-US"/>
              </w:rPr>
            </w:rPrChange>
          </w:rPr>
          <w:t>(</w:t>
        </w:r>
        <w:r>
          <w:rPr>
            <w:lang w:val="en-US"/>
          </w:rPr>
          <w:t>W</w:t>
        </w:r>
      </w:ins>
      <w:ins w:id="399" w:author="Ferrumm Extazy" w:date="2026-09-29T14:11:00Z">
        <w:r>
          <w:rPr>
            <w:lang w:val="en-US"/>
          </w:rPr>
          <w:t>riteback</w:t>
        </w:r>
      </w:ins>
      <w:ins w:id="400" w:author="Ferrumm Extazy" w:date="2026-09-29T14:13:00Z">
        <w:r w:rsidRPr="00033276">
          <w:rPr>
            <w:rPrChange w:id="401" w:author="Ferrumm Extazy" w:date="2026-09-29T14:13:00Z">
              <w:rPr>
                <w:lang w:val="en-US"/>
              </w:rPr>
            </w:rPrChange>
          </w:rPr>
          <w:t>)</w:t>
        </w:r>
      </w:ins>
      <w:ins w:id="402" w:author="Ferrumm Extazy" w:date="2026-09-29T14:20:00Z">
        <w:r w:rsidR="008F5B8A">
          <w:t xml:space="preserve">: Полученный </w:t>
        </w:r>
      </w:ins>
      <w:ins w:id="403" w:author="Ferrumm Extazy" w:date="2026-09-29T14:21:00Z">
        <w:r w:rsidR="008F5B8A">
          <w:t>итог операции записывается обратно в регистры процессора или в оперативную память.</w:t>
        </w:r>
      </w:ins>
      <w:ins w:id="404" w:author="Ferrumm Extazy" w:date="2026-09-29T14:22:00Z">
        <w:r w:rsidR="008F5B8A">
          <w:t xml:space="preserve"> Счётчик команд</w:t>
        </w:r>
      </w:ins>
      <w:ins w:id="405" w:author="Ferrumm Extazy" w:date="2026-09-29T14:23:00Z">
        <w:r w:rsidR="008F5B8A">
          <w:t xml:space="preserve"> (</w:t>
        </w:r>
        <w:r w:rsidR="008F5B8A">
          <w:rPr>
            <w:lang w:val="en-US"/>
          </w:rPr>
          <w:t>Program</w:t>
        </w:r>
        <w:r w:rsidR="008F5B8A" w:rsidRPr="008F5B8A">
          <w:rPr>
            <w:rPrChange w:id="406" w:author="Ferrumm Extazy" w:date="2026-09-29T14:23:00Z">
              <w:rPr>
                <w:lang w:val="en-US"/>
              </w:rPr>
            </w:rPrChange>
          </w:rPr>
          <w:t xml:space="preserve"> </w:t>
        </w:r>
        <w:r w:rsidR="008F5B8A">
          <w:rPr>
            <w:lang w:val="en-US"/>
          </w:rPr>
          <w:t>Counter</w:t>
        </w:r>
        <w:r w:rsidR="008F5B8A" w:rsidRPr="008F5B8A">
          <w:rPr>
            <w:rPrChange w:id="407" w:author="Ferrumm Extazy" w:date="2026-09-29T14:23:00Z">
              <w:rPr>
                <w:lang w:val="en-US"/>
              </w:rPr>
            </w:rPrChange>
          </w:rPr>
          <w:t>)</w:t>
        </w:r>
      </w:ins>
      <w:proofErr w:type="gramStart"/>
      <w:ins w:id="408" w:author="Ferrumm Extazy" w:date="2026-09-29T14:22:00Z">
        <w:r w:rsidR="008F5B8A">
          <w:t>: Хранит</w:t>
        </w:r>
        <w:proofErr w:type="gramEnd"/>
        <w:r w:rsidR="008F5B8A">
          <w:t xml:space="preserve"> адрес инструкции, которая</w:t>
        </w:r>
      </w:ins>
      <w:ins w:id="409" w:author="Ferrumm Extazy" w:date="2026-09-29T14:23:00Z">
        <w:r w:rsidR="008F5B8A">
          <w:t xml:space="preserve"> должна быть выполнена следующей.</w:t>
        </w:r>
        <w:r w:rsidR="008F5B8A" w:rsidRPr="008F5B8A">
          <w:rPr>
            <w:rPrChange w:id="410" w:author="Ferrumm Extazy" w:date="2026-09-29T14:24:00Z">
              <w:rPr>
                <w:lang w:val="en-US"/>
              </w:rPr>
            </w:rPrChange>
          </w:rPr>
          <w:t xml:space="preserve"> </w:t>
        </w:r>
      </w:ins>
      <w:ins w:id="411" w:author="Ferrumm Extazy" w:date="2026-09-29T14:24:00Z">
        <w:r w:rsidR="008F5B8A">
          <w:t xml:space="preserve">Регистр команд </w:t>
        </w:r>
        <w:r w:rsidR="008F5B8A" w:rsidRPr="008F5B8A">
          <w:rPr>
            <w:rPrChange w:id="412" w:author="Ferrumm Extazy" w:date="2026-09-29T14:25:00Z">
              <w:rPr>
                <w:lang w:val="en-US"/>
              </w:rPr>
            </w:rPrChange>
          </w:rPr>
          <w:t>(</w:t>
        </w:r>
        <w:r w:rsidR="008F5B8A">
          <w:rPr>
            <w:lang w:val="en-US"/>
          </w:rPr>
          <w:t>Instruction</w:t>
        </w:r>
        <w:r w:rsidR="008F5B8A" w:rsidRPr="008F5B8A">
          <w:rPr>
            <w:rPrChange w:id="413" w:author="Ferrumm Extazy" w:date="2026-09-29T14:25:00Z">
              <w:rPr>
                <w:lang w:val="en-US"/>
              </w:rPr>
            </w:rPrChange>
          </w:rPr>
          <w:t xml:space="preserve"> </w:t>
        </w:r>
        <w:r w:rsidR="008F5B8A">
          <w:rPr>
            <w:lang w:val="en-US"/>
          </w:rPr>
          <w:t>Register</w:t>
        </w:r>
        <w:r w:rsidR="008F5B8A" w:rsidRPr="008F5B8A">
          <w:rPr>
            <w:rPrChange w:id="414" w:author="Ferrumm Extazy" w:date="2026-09-29T14:25:00Z">
              <w:rPr>
                <w:lang w:val="en-US"/>
              </w:rPr>
            </w:rPrChange>
          </w:rPr>
          <w:t>)</w:t>
        </w:r>
        <w:r w:rsidR="008F5B8A">
          <w:t xml:space="preserve">: </w:t>
        </w:r>
      </w:ins>
      <w:ins w:id="415" w:author="Ferrumm Extazy" w:date="2026-09-29T14:25:00Z">
        <w:r w:rsidR="008F5B8A">
          <w:t>Хранит код текущей выполняемой команды на протяжении всего цикла её обработки.</w:t>
        </w:r>
      </w:ins>
      <w:ins w:id="416" w:author="Ferrumm Extazy" w:date="2026-09-29T14:23:00Z">
        <w:r w:rsidR="008F5B8A">
          <w:t xml:space="preserve"> </w:t>
        </w:r>
      </w:ins>
      <w:r w:rsidR="005E5381">
        <w:br/>
      </w:r>
      <w:r w:rsidR="005E5381"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 w:rsidR="005E5381">
        <w:br/>
      </w:r>
      <w:r w:rsidR="005E5381">
        <w:br/>
      </w:r>
      <w:r w:rsidR="005E5381"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errumm Extazy">
    <w15:presenceInfo w15:providerId="Windows Live" w15:userId="3be5588d161d37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033276"/>
    <w:rsid w:val="001E04E3"/>
    <w:rsid w:val="0051302F"/>
    <w:rsid w:val="005E5381"/>
    <w:rsid w:val="00740890"/>
    <w:rsid w:val="007C6526"/>
    <w:rsid w:val="008F5B8A"/>
    <w:rsid w:val="00BD457D"/>
    <w:rsid w:val="00DF4C8B"/>
    <w:rsid w:val="00E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Revision"/>
    <w:hidden/>
    <w:uiPriority w:val="99"/>
    <w:semiHidden/>
    <w:rsid w:val="00740890"/>
    <w:pPr>
      <w:spacing w:after="0" w:line="240" w:lineRule="auto"/>
    </w:pPr>
  </w:style>
  <w:style w:type="table" w:styleId="a5">
    <w:name w:val="Table Grid"/>
    <w:basedOn w:val="a1"/>
    <w:uiPriority w:val="39"/>
    <w:rsid w:val="007C6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Ferrumm Extazy</cp:lastModifiedBy>
  <cp:revision>4</cp:revision>
  <dcterms:created xsi:type="dcterms:W3CDTF">2026-09-29T10:25:00Z</dcterms:created>
  <dcterms:modified xsi:type="dcterms:W3CDTF">2026-09-29T11:26:00Z</dcterms:modified>
</cp:coreProperties>
</file>